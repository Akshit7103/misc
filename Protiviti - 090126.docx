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35562" w14:textId="77777777" w:rsidR="00426030" w:rsidRPr="00233DF8" w:rsidRDefault="00426030" w:rsidP="004910D8">
      <w:pPr>
        <w:spacing w:line="276" w:lineRule="auto"/>
        <w:jc w:val="both"/>
        <w:rPr>
          <w:sz w:val="22"/>
          <w:szCs w:val="22"/>
        </w:rPr>
      </w:pPr>
      <w:r w:rsidRPr="00233DF8">
        <w:rPr>
          <w:b/>
          <w:spacing w:val="5"/>
          <w:sz w:val="22"/>
          <w:szCs w:val="22"/>
        </w:rPr>
        <w:t>P</w:t>
      </w:r>
      <w:r w:rsidRPr="00233DF8">
        <w:rPr>
          <w:b/>
          <w:spacing w:val="-2"/>
          <w:sz w:val="22"/>
          <w:szCs w:val="22"/>
        </w:rPr>
        <w:t>r</w:t>
      </w:r>
      <w:r w:rsidRPr="00233DF8">
        <w:rPr>
          <w:b/>
          <w:spacing w:val="-1"/>
          <w:sz w:val="22"/>
          <w:szCs w:val="22"/>
        </w:rPr>
        <w:t>i</w:t>
      </w:r>
      <w:r w:rsidRPr="00233DF8">
        <w:rPr>
          <w:b/>
          <w:spacing w:val="-2"/>
          <w:sz w:val="22"/>
          <w:szCs w:val="22"/>
        </w:rPr>
        <w:t>v</w:t>
      </w:r>
      <w:r w:rsidRPr="00233DF8">
        <w:rPr>
          <w:b/>
          <w:spacing w:val="2"/>
          <w:sz w:val="22"/>
          <w:szCs w:val="22"/>
        </w:rPr>
        <w:t>a</w:t>
      </w:r>
      <w:r w:rsidRPr="00233DF8">
        <w:rPr>
          <w:b/>
          <w:spacing w:val="-1"/>
          <w:sz w:val="22"/>
          <w:szCs w:val="22"/>
        </w:rPr>
        <w:t>t</w:t>
      </w:r>
      <w:r w:rsidRPr="00233DF8">
        <w:rPr>
          <w:b/>
          <w:sz w:val="22"/>
          <w:szCs w:val="22"/>
        </w:rPr>
        <w:t>e</w:t>
      </w:r>
      <w:r w:rsidRPr="00233DF8">
        <w:rPr>
          <w:b/>
          <w:spacing w:val="-1"/>
          <w:sz w:val="22"/>
          <w:szCs w:val="22"/>
        </w:rPr>
        <w:t xml:space="preserve"> </w:t>
      </w:r>
      <w:r w:rsidRPr="00233DF8">
        <w:rPr>
          <w:b/>
          <w:spacing w:val="2"/>
          <w:sz w:val="22"/>
          <w:szCs w:val="22"/>
        </w:rPr>
        <w:t>a</w:t>
      </w:r>
      <w:r w:rsidRPr="00233DF8">
        <w:rPr>
          <w:b/>
          <w:spacing w:val="-2"/>
          <w:sz w:val="22"/>
          <w:szCs w:val="22"/>
        </w:rPr>
        <w:t>n</w:t>
      </w:r>
      <w:r w:rsidRPr="00233DF8">
        <w:rPr>
          <w:b/>
          <w:sz w:val="22"/>
          <w:szCs w:val="22"/>
        </w:rPr>
        <w:t>d</w:t>
      </w:r>
      <w:r w:rsidRPr="00233DF8">
        <w:rPr>
          <w:b/>
          <w:spacing w:val="2"/>
          <w:sz w:val="22"/>
          <w:szCs w:val="22"/>
        </w:rPr>
        <w:t xml:space="preserve"> </w:t>
      </w:r>
      <w:r w:rsidRPr="00233DF8">
        <w:rPr>
          <w:b/>
          <w:spacing w:val="-3"/>
          <w:sz w:val="22"/>
          <w:szCs w:val="22"/>
        </w:rPr>
        <w:t>C</w:t>
      </w:r>
      <w:r w:rsidRPr="00233DF8">
        <w:rPr>
          <w:b/>
          <w:spacing w:val="2"/>
          <w:sz w:val="22"/>
          <w:szCs w:val="22"/>
        </w:rPr>
        <w:t>o</w:t>
      </w:r>
      <w:r w:rsidRPr="00233DF8">
        <w:rPr>
          <w:b/>
          <w:spacing w:val="-2"/>
          <w:sz w:val="22"/>
          <w:szCs w:val="22"/>
        </w:rPr>
        <w:t>n</w:t>
      </w:r>
      <w:r w:rsidRPr="00233DF8">
        <w:rPr>
          <w:b/>
          <w:spacing w:val="2"/>
          <w:sz w:val="22"/>
          <w:szCs w:val="22"/>
        </w:rPr>
        <w:t>f</w:t>
      </w:r>
      <w:r w:rsidRPr="00233DF8">
        <w:rPr>
          <w:b/>
          <w:spacing w:val="-1"/>
          <w:sz w:val="22"/>
          <w:szCs w:val="22"/>
        </w:rPr>
        <w:t>i</w:t>
      </w:r>
      <w:r w:rsidRPr="00233DF8">
        <w:rPr>
          <w:b/>
          <w:spacing w:val="2"/>
          <w:sz w:val="22"/>
          <w:szCs w:val="22"/>
        </w:rPr>
        <w:t>d</w:t>
      </w:r>
      <w:r w:rsidRPr="00233DF8">
        <w:rPr>
          <w:b/>
          <w:spacing w:val="-2"/>
          <w:sz w:val="22"/>
          <w:szCs w:val="22"/>
        </w:rPr>
        <w:t>e</w:t>
      </w:r>
      <w:r w:rsidRPr="00233DF8">
        <w:rPr>
          <w:b/>
          <w:spacing w:val="2"/>
          <w:sz w:val="22"/>
          <w:szCs w:val="22"/>
        </w:rPr>
        <w:t>n</w:t>
      </w:r>
      <w:r w:rsidRPr="00233DF8">
        <w:rPr>
          <w:b/>
          <w:spacing w:val="-1"/>
          <w:sz w:val="22"/>
          <w:szCs w:val="22"/>
        </w:rPr>
        <w:t>ti</w:t>
      </w:r>
      <w:r w:rsidRPr="00233DF8">
        <w:rPr>
          <w:b/>
          <w:spacing w:val="2"/>
          <w:sz w:val="22"/>
          <w:szCs w:val="22"/>
        </w:rPr>
        <w:t>a</w:t>
      </w:r>
      <w:r w:rsidRPr="00233DF8">
        <w:rPr>
          <w:b/>
          <w:sz w:val="22"/>
          <w:szCs w:val="22"/>
        </w:rPr>
        <w:t>l</w:t>
      </w:r>
    </w:p>
    <w:p w14:paraId="77FF8A82" w14:textId="77777777" w:rsidR="007255E9" w:rsidRPr="00233DF8" w:rsidRDefault="007255E9" w:rsidP="004910D8">
      <w:pPr>
        <w:spacing w:line="276" w:lineRule="auto"/>
        <w:jc w:val="both"/>
        <w:rPr>
          <w:spacing w:val="1"/>
          <w:sz w:val="22"/>
          <w:szCs w:val="22"/>
        </w:rPr>
      </w:pPr>
    </w:p>
    <w:p w14:paraId="78B717F0" w14:textId="07C761E2" w:rsidR="00C03DF1" w:rsidRPr="00233DF8" w:rsidRDefault="00C03DF1" w:rsidP="004910D8">
      <w:pPr>
        <w:pStyle w:val="CopyToList"/>
        <w:tabs>
          <w:tab w:val="left" w:pos="8640"/>
        </w:tabs>
        <w:spacing w:before="60" w:line="276" w:lineRule="auto"/>
        <w:ind w:right="103"/>
        <w:jc w:val="both"/>
        <w:rPr>
          <w:szCs w:val="22"/>
        </w:rPr>
      </w:pPr>
      <w:r w:rsidRPr="00233DF8">
        <w:rPr>
          <w:szCs w:val="22"/>
        </w:rPr>
        <w:t>M</w:t>
      </w:r>
      <w:r w:rsidR="00BB3B9C" w:rsidRPr="00233DF8">
        <w:rPr>
          <w:szCs w:val="22"/>
        </w:rPr>
        <w:t>r</w:t>
      </w:r>
      <w:r w:rsidRPr="00233DF8">
        <w:rPr>
          <w:szCs w:val="22"/>
        </w:rPr>
        <w:t>s Aarti Khare</w:t>
      </w:r>
    </w:p>
    <w:p w14:paraId="231E505E" w14:textId="77777777" w:rsidR="00C03DF1" w:rsidRPr="00233DF8" w:rsidRDefault="00C03DF1" w:rsidP="004910D8">
      <w:pPr>
        <w:pStyle w:val="CopyToList"/>
        <w:tabs>
          <w:tab w:val="left" w:pos="8640"/>
        </w:tabs>
        <w:spacing w:before="60" w:line="276" w:lineRule="auto"/>
        <w:ind w:right="103"/>
        <w:jc w:val="both"/>
        <w:rPr>
          <w:szCs w:val="22"/>
        </w:rPr>
      </w:pPr>
      <w:r w:rsidRPr="00233DF8">
        <w:rPr>
          <w:szCs w:val="22"/>
        </w:rPr>
        <w:t>Head-Internal Audit</w:t>
      </w:r>
    </w:p>
    <w:p w14:paraId="5CFDFB7E" w14:textId="7C35E6BB" w:rsidR="00C03DF1" w:rsidRPr="00233DF8" w:rsidRDefault="00C03DF1" w:rsidP="004910D8">
      <w:pPr>
        <w:pStyle w:val="CopyToList"/>
        <w:tabs>
          <w:tab w:val="left" w:pos="8640"/>
        </w:tabs>
        <w:spacing w:before="60" w:line="276" w:lineRule="auto"/>
        <w:ind w:right="103"/>
        <w:jc w:val="both"/>
        <w:rPr>
          <w:szCs w:val="22"/>
        </w:rPr>
      </w:pPr>
      <w:bookmarkStart w:id="0" w:name="_Hlk214373217"/>
      <w:r w:rsidRPr="00233DF8">
        <w:rPr>
          <w:szCs w:val="22"/>
        </w:rPr>
        <w:t xml:space="preserve">Nuvama </w:t>
      </w:r>
      <w:r w:rsidR="00210EFC" w:rsidRPr="00233DF8">
        <w:rPr>
          <w:szCs w:val="22"/>
        </w:rPr>
        <w:t xml:space="preserve">Wealth </w:t>
      </w:r>
      <w:r w:rsidRPr="00233DF8">
        <w:rPr>
          <w:szCs w:val="22"/>
        </w:rPr>
        <w:t>Management Limited</w:t>
      </w:r>
      <w:bookmarkEnd w:id="0"/>
    </w:p>
    <w:p w14:paraId="16A5E658" w14:textId="77777777" w:rsidR="00C03DF1" w:rsidRPr="00233DF8" w:rsidRDefault="00C03DF1" w:rsidP="004910D8">
      <w:pPr>
        <w:pStyle w:val="CopyToList"/>
        <w:tabs>
          <w:tab w:val="left" w:pos="8640"/>
        </w:tabs>
        <w:spacing w:before="60" w:line="276" w:lineRule="auto"/>
        <w:ind w:right="103"/>
        <w:jc w:val="both"/>
        <w:rPr>
          <w:szCs w:val="22"/>
        </w:rPr>
      </w:pPr>
      <w:r w:rsidRPr="00233DF8">
        <w:rPr>
          <w:szCs w:val="22"/>
          <w:lang w:val="en-US"/>
        </w:rPr>
        <w:t>8th Floor,</w:t>
      </w:r>
      <w:r w:rsidRPr="00233DF8">
        <w:rPr>
          <w:rFonts w:eastAsiaTheme="minorHAnsi"/>
          <w:szCs w:val="22"/>
          <w:lang w:val="en-US"/>
        </w:rPr>
        <w:t xml:space="preserve"> </w:t>
      </w:r>
      <w:r w:rsidRPr="00233DF8">
        <w:rPr>
          <w:szCs w:val="22"/>
          <w:lang w:val="en-US"/>
        </w:rPr>
        <w:t>Unit No - 801, 802, 803 &amp; 804,</w:t>
      </w:r>
    </w:p>
    <w:p w14:paraId="75828213" w14:textId="390A37F5" w:rsidR="00C03DF1" w:rsidRPr="00233DF8" w:rsidRDefault="00C03DF1" w:rsidP="004910D8">
      <w:pPr>
        <w:pStyle w:val="CopyToList"/>
        <w:tabs>
          <w:tab w:val="left" w:pos="8640"/>
        </w:tabs>
        <w:spacing w:before="60" w:line="276" w:lineRule="auto"/>
        <w:ind w:right="103"/>
        <w:jc w:val="both"/>
        <w:rPr>
          <w:szCs w:val="22"/>
          <w:lang w:val="en-US"/>
        </w:rPr>
      </w:pPr>
      <w:r w:rsidRPr="00233DF8">
        <w:rPr>
          <w:szCs w:val="22"/>
          <w:lang w:val="en-US"/>
        </w:rPr>
        <w:t xml:space="preserve">Inspire BKC, G Block, </w:t>
      </w:r>
    </w:p>
    <w:p w14:paraId="2AC51761" w14:textId="174ACA8F" w:rsidR="00C03DF1" w:rsidRPr="00233DF8" w:rsidRDefault="00C03DF1" w:rsidP="004910D8">
      <w:pPr>
        <w:pStyle w:val="CopyToList"/>
        <w:tabs>
          <w:tab w:val="left" w:pos="8640"/>
        </w:tabs>
        <w:spacing w:before="60" w:line="276" w:lineRule="auto"/>
        <w:ind w:right="103"/>
        <w:jc w:val="both"/>
        <w:rPr>
          <w:szCs w:val="22"/>
          <w:lang w:val="sv-SE"/>
        </w:rPr>
      </w:pPr>
      <w:r w:rsidRPr="00233DF8">
        <w:rPr>
          <w:szCs w:val="22"/>
          <w:lang w:val="sv-SE"/>
        </w:rPr>
        <w:t>Bandra Kurla Complex, Bandra East</w:t>
      </w:r>
      <w:r w:rsidR="003C77DF" w:rsidRPr="00233DF8">
        <w:rPr>
          <w:szCs w:val="22"/>
          <w:lang w:val="sv-SE"/>
        </w:rPr>
        <w:t>,</w:t>
      </w:r>
    </w:p>
    <w:p w14:paraId="44116E55" w14:textId="5A2A4723" w:rsidR="00426030" w:rsidRPr="00233DF8" w:rsidRDefault="00C03DF1" w:rsidP="004910D8">
      <w:pPr>
        <w:spacing w:line="276" w:lineRule="auto"/>
        <w:jc w:val="both"/>
        <w:rPr>
          <w:sz w:val="22"/>
          <w:szCs w:val="22"/>
        </w:rPr>
      </w:pPr>
      <w:r w:rsidRPr="00233DF8">
        <w:rPr>
          <w:sz w:val="22"/>
          <w:szCs w:val="22"/>
        </w:rPr>
        <w:t>Mumbai – 400 051</w:t>
      </w:r>
    </w:p>
    <w:p w14:paraId="20D3329B" w14:textId="77777777" w:rsidR="00713092" w:rsidRPr="00233DF8" w:rsidRDefault="00713092" w:rsidP="004910D8">
      <w:pPr>
        <w:spacing w:line="276" w:lineRule="auto"/>
        <w:jc w:val="both"/>
        <w:rPr>
          <w:spacing w:val="2"/>
          <w:sz w:val="22"/>
          <w:szCs w:val="22"/>
        </w:rPr>
      </w:pPr>
    </w:p>
    <w:p w14:paraId="6BC291A9" w14:textId="7BA29CEE" w:rsidR="00426030" w:rsidRPr="00233DF8" w:rsidRDefault="0012120E" w:rsidP="004910D8">
      <w:pPr>
        <w:spacing w:line="276" w:lineRule="auto"/>
        <w:jc w:val="both"/>
        <w:rPr>
          <w:sz w:val="22"/>
          <w:szCs w:val="22"/>
        </w:rPr>
      </w:pPr>
      <w:commentRangeStart w:id="1"/>
      <w:r w:rsidRPr="00233DF8">
        <w:rPr>
          <w:spacing w:val="2"/>
          <w:sz w:val="22"/>
          <w:szCs w:val="22"/>
        </w:rPr>
        <w:t>18</w:t>
      </w:r>
      <w:r w:rsidRPr="00233DF8">
        <w:rPr>
          <w:spacing w:val="2"/>
          <w:sz w:val="22"/>
          <w:szCs w:val="22"/>
          <w:vertAlign w:val="superscript"/>
        </w:rPr>
        <w:t xml:space="preserve">th </w:t>
      </w:r>
      <w:r w:rsidRPr="00233DF8">
        <w:rPr>
          <w:spacing w:val="2"/>
          <w:sz w:val="22"/>
          <w:szCs w:val="22"/>
        </w:rPr>
        <w:t>November</w:t>
      </w:r>
      <w:r w:rsidR="008247A2" w:rsidRPr="00233DF8">
        <w:rPr>
          <w:spacing w:val="2"/>
          <w:sz w:val="22"/>
          <w:szCs w:val="22"/>
        </w:rPr>
        <w:t xml:space="preserve"> 2025</w:t>
      </w:r>
      <w:commentRangeEnd w:id="1"/>
      <w:r w:rsidR="00036E63" w:rsidRPr="00233DF8">
        <w:rPr>
          <w:rStyle w:val="CommentReference"/>
        </w:rPr>
        <w:commentReference w:id="1"/>
      </w:r>
    </w:p>
    <w:p w14:paraId="225AF7FB" w14:textId="77777777" w:rsidR="00426030" w:rsidRPr="00233DF8" w:rsidRDefault="00426030" w:rsidP="004910D8">
      <w:pPr>
        <w:spacing w:line="276" w:lineRule="auto"/>
        <w:jc w:val="both"/>
        <w:rPr>
          <w:sz w:val="22"/>
          <w:szCs w:val="22"/>
        </w:rPr>
      </w:pPr>
    </w:p>
    <w:p w14:paraId="16E82E21" w14:textId="5B25C7BA" w:rsidR="00426030" w:rsidRPr="00233DF8" w:rsidRDefault="00426030" w:rsidP="004910D8">
      <w:pPr>
        <w:spacing w:line="276" w:lineRule="auto"/>
        <w:jc w:val="both"/>
        <w:rPr>
          <w:sz w:val="22"/>
          <w:szCs w:val="22"/>
        </w:rPr>
      </w:pPr>
      <w:r w:rsidRPr="00233DF8">
        <w:rPr>
          <w:spacing w:val="1"/>
          <w:sz w:val="22"/>
          <w:szCs w:val="22"/>
        </w:rPr>
        <w:t>D</w:t>
      </w:r>
      <w:r w:rsidRPr="00233DF8">
        <w:rPr>
          <w:spacing w:val="-2"/>
          <w:sz w:val="22"/>
          <w:szCs w:val="22"/>
        </w:rPr>
        <w:t>ea</w:t>
      </w:r>
      <w:r w:rsidRPr="00233DF8">
        <w:rPr>
          <w:sz w:val="22"/>
          <w:szCs w:val="22"/>
        </w:rPr>
        <w:t>r</w:t>
      </w:r>
      <w:r w:rsidR="00E96646" w:rsidRPr="00233DF8">
        <w:rPr>
          <w:sz w:val="22"/>
          <w:szCs w:val="22"/>
        </w:rPr>
        <w:t xml:space="preserve"> </w:t>
      </w:r>
      <w:r w:rsidR="00C03DF1" w:rsidRPr="00233DF8">
        <w:rPr>
          <w:sz w:val="22"/>
          <w:szCs w:val="22"/>
        </w:rPr>
        <w:t>Aarti</w:t>
      </w:r>
      <w:r w:rsidR="00BB2951" w:rsidRPr="00233DF8">
        <w:rPr>
          <w:sz w:val="22"/>
          <w:szCs w:val="22"/>
        </w:rPr>
        <w:t xml:space="preserve"> Khare</w:t>
      </w:r>
      <w:r w:rsidRPr="00233DF8">
        <w:rPr>
          <w:sz w:val="22"/>
          <w:szCs w:val="22"/>
        </w:rPr>
        <w:t>,</w:t>
      </w:r>
    </w:p>
    <w:p w14:paraId="643E6893" w14:textId="46F3DE72" w:rsidR="00426030" w:rsidRPr="00233DF8" w:rsidRDefault="00426030" w:rsidP="004910D8">
      <w:pPr>
        <w:spacing w:line="276" w:lineRule="auto"/>
        <w:jc w:val="both"/>
        <w:rPr>
          <w:sz w:val="22"/>
          <w:szCs w:val="22"/>
        </w:rPr>
      </w:pPr>
    </w:p>
    <w:p w14:paraId="493EBF45" w14:textId="2ED097D1" w:rsidR="00AD13AD" w:rsidRPr="00233DF8" w:rsidRDefault="00426030" w:rsidP="004910D8">
      <w:pPr>
        <w:spacing w:line="276" w:lineRule="auto"/>
        <w:jc w:val="both"/>
        <w:rPr>
          <w:b/>
          <w:spacing w:val="-1"/>
          <w:sz w:val="22"/>
          <w:szCs w:val="22"/>
        </w:rPr>
      </w:pPr>
      <w:r w:rsidRPr="00233DF8">
        <w:rPr>
          <w:b/>
          <w:spacing w:val="1"/>
          <w:sz w:val="22"/>
          <w:szCs w:val="22"/>
        </w:rPr>
        <w:t>E</w:t>
      </w:r>
      <w:r w:rsidRPr="00233DF8">
        <w:rPr>
          <w:b/>
          <w:spacing w:val="2"/>
          <w:sz w:val="22"/>
          <w:szCs w:val="22"/>
        </w:rPr>
        <w:t>n</w:t>
      </w:r>
      <w:r w:rsidRPr="00233DF8">
        <w:rPr>
          <w:b/>
          <w:spacing w:val="-2"/>
          <w:sz w:val="22"/>
          <w:szCs w:val="22"/>
        </w:rPr>
        <w:t>g</w:t>
      </w:r>
      <w:r w:rsidRPr="00233DF8">
        <w:rPr>
          <w:b/>
          <w:spacing w:val="2"/>
          <w:sz w:val="22"/>
          <w:szCs w:val="22"/>
        </w:rPr>
        <w:t>ag</w:t>
      </w:r>
      <w:r w:rsidRPr="00233DF8">
        <w:rPr>
          <w:b/>
          <w:spacing w:val="-2"/>
          <w:sz w:val="22"/>
          <w:szCs w:val="22"/>
        </w:rPr>
        <w:t>e</w:t>
      </w:r>
      <w:r w:rsidRPr="00233DF8">
        <w:rPr>
          <w:b/>
          <w:sz w:val="22"/>
          <w:szCs w:val="22"/>
        </w:rPr>
        <w:t>m</w:t>
      </w:r>
      <w:r w:rsidRPr="00233DF8">
        <w:rPr>
          <w:b/>
          <w:spacing w:val="-2"/>
          <w:sz w:val="22"/>
          <w:szCs w:val="22"/>
        </w:rPr>
        <w:t>e</w:t>
      </w:r>
      <w:r w:rsidRPr="00233DF8">
        <w:rPr>
          <w:b/>
          <w:spacing w:val="2"/>
          <w:sz w:val="22"/>
          <w:szCs w:val="22"/>
        </w:rPr>
        <w:t>n</w:t>
      </w:r>
      <w:r w:rsidRPr="00233DF8">
        <w:rPr>
          <w:b/>
          <w:sz w:val="22"/>
          <w:szCs w:val="22"/>
        </w:rPr>
        <w:t>t</w:t>
      </w:r>
      <w:r w:rsidRPr="00233DF8">
        <w:rPr>
          <w:b/>
          <w:spacing w:val="39"/>
          <w:sz w:val="22"/>
          <w:szCs w:val="22"/>
        </w:rPr>
        <w:t xml:space="preserve"> </w:t>
      </w:r>
      <w:r w:rsidRPr="00233DF8">
        <w:rPr>
          <w:b/>
          <w:spacing w:val="3"/>
          <w:sz w:val="22"/>
          <w:szCs w:val="22"/>
        </w:rPr>
        <w:t>L</w:t>
      </w:r>
      <w:r w:rsidRPr="00233DF8">
        <w:rPr>
          <w:b/>
          <w:spacing w:val="-2"/>
          <w:sz w:val="22"/>
          <w:szCs w:val="22"/>
        </w:rPr>
        <w:t>e</w:t>
      </w:r>
      <w:r w:rsidRPr="00233DF8">
        <w:rPr>
          <w:b/>
          <w:spacing w:val="-1"/>
          <w:sz w:val="22"/>
          <w:szCs w:val="22"/>
        </w:rPr>
        <w:t>tt</w:t>
      </w:r>
      <w:r w:rsidRPr="00233DF8">
        <w:rPr>
          <w:b/>
          <w:spacing w:val="-2"/>
          <w:sz w:val="22"/>
          <w:szCs w:val="22"/>
        </w:rPr>
        <w:t>er</w:t>
      </w:r>
      <w:r w:rsidR="00E96646" w:rsidRPr="00233DF8">
        <w:rPr>
          <w:b/>
          <w:sz w:val="22"/>
          <w:szCs w:val="22"/>
        </w:rPr>
        <w:t xml:space="preserve"> for</w:t>
      </w:r>
      <w:r w:rsidRPr="00233DF8">
        <w:rPr>
          <w:b/>
          <w:spacing w:val="40"/>
          <w:sz w:val="22"/>
          <w:szCs w:val="22"/>
        </w:rPr>
        <w:t xml:space="preserve"> </w:t>
      </w:r>
      <w:r w:rsidR="004230EB" w:rsidRPr="00233DF8">
        <w:rPr>
          <w:b/>
          <w:spacing w:val="5"/>
          <w:sz w:val="22"/>
          <w:szCs w:val="22"/>
        </w:rPr>
        <w:t>p</w:t>
      </w:r>
      <w:r w:rsidR="004230EB" w:rsidRPr="00233DF8">
        <w:rPr>
          <w:b/>
          <w:spacing w:val="-2"/>
          <w:sz w:val="22"/>
          <w:szCs w:val="22"/>
        </w:rPr>
        <w:t>r</w:t>
      </w:r>
      <w:r w:rsidR="004230EB" w:rsidRPr="00233DF8">
        <w:rPr>
          <w:b/>
          <w:spacing w:val="2"/>
          <w:sz w:val="22"/>
          <w:szCs w:val="22"/>
        </w:rPr>
        <w:t>o</w:t>
      </w:r>
      <w:r w:rsidR="004230EB" w:rsidRPr="00233DF8">
        <w:rPr>
          <w:b/>
          <w:spacing w:val="-2"/>
          <w:sz w:val="22"/>
          <w:szCs w:val="22"/>
        </w:rPr>
        <w:t>v</w:t>
      </w:r>
      <w:r w:rsidR="004230EB" w:rsidRPr="00233DF8">
        <w:rPr>
          <w:b/>
          <w:spacing w:val="-1"/>
          <w:sz w:val="22"/>
          <w:szCs w:val="22"/>
        </w:rPr>
        <w:t>iding</w:t>
      </w:r>
      <w:r w:rsidR="00AD13AD" w:rsidRPr="00233DF8">
        <w:rPr>
          <w:b/>
          <w:spacing w:val="-1"/>
          <w:sz w:val="22"/>
          <w:szCs w:val="22"/>
        </w:rPr>
        <w:t xml:space="preserve"> </w:t>
      </w:r>
      <w:r w:rsidR="0012120E" w:rsidRPr="00233DF8">
        <w:rPr>
          <w:b/>
          <w:spacing w:val="-1"/>
          <w:sz w:val="22"/>
          <w:szCs w:val="22"/>
        </w:rPr>
        <w:t xml:space="preserve">Video </w:t>
      </w:r>
      <w:r w:rsidR="00113F14" w:rsidRPr="00233DF8">
        <w:rPr>
          <w:b/>
          <w:spacing w:val="-1"/>
          <w:sz w:val="22"/>
          <w:szCs w:val="22"/>
        </w:rPr>
        <w:t>based</w:t>
      </w:r>
      <w:r w:rsidR="00D26372" w:rsidRPr="00233DF8">
        <w:rPr>
          <w:b/>
          <w:spacing w:val="-1"/>
          <w:sz w:val="22"/>
          <w:szCs w:val="22"/>
        </w:rPr>
        <w:t xml:space="preserve"> </w:t>
      </w:r>
      <w:r w:rsidR="00113F14" w:rsidRPr="00233DF8">
        <w:rPr>
          <w:b/>
          <w:spacing w:val="-1"/>
          <w:sz w:val="22"/>
          <w:szCs w:val="22"/>
        </w:rPr>
        <w:t>review for dealing rooms</w:t>
      </w:r>
    </w:p>
    <w:p w14:paraId="073C9B2D" w14:textId="77777777" w:rsidR="00C15899" w:rsidRPr="00233DF8" w:rsidRDefault="00C15899" w:rsidP="004910D8">
      <w:pPr>
        <w:spacing w:line="276" w:lineRule="auto"/>
        <w:jc w:val="both"/>
        <w:rPr>
          <w:b/>
          <w:spacing w:val="43"/>
          <w:sz w:val="22"/>
          <w:szCs w:val="22"/>
        </w:rPr>
      </w:pPr>
    </w:p>
    <w:p w14:paraId="19ED44ED" w14:textId="112C657A" w:rsidR="00113F14" w:rsidRPr="00233DF8" w:rsidRDefault="00113F14" w:rsidP="00113F14">
      <w:pPr>
        <w:spacing w:line="276" w:lineRule="auto"/>
        <w:jc w:val="both"/>
        <w:rPr>
          <w:sz w:val="22"/>
          <w:szCs w:val="22"/>
        </w:rPr>
      </w:pPr>
      <w:r w:rsidRPr="00233DF8">
        <w:rPr>
          <w:sz w:val="22"/>
          <w:szCs w:val="22"/>
        </w:rPr>
        <w:t xml:space="preserve">The purpose of this Engagement Letter (the “Letter”) together with the attached Appendix 1: “General Terms of Business” is to agree on the terms of engagement of Protiviti’s Member Firm for India, Protiviti India Member Private Limited (“Protiviti” or “us” or “we” or “our”) to provide </w:t>
      </w:r>
      <w:bookmarkStart w:id="2" w:name="_Hlk214373432"/>
      <w:r w:rsidRPr="00233DF8">
        <w:rPr>
          <w:sz w:val="22"/>
          <w:szCs w:val="22"/>
        </w:rPr>
        <w:t xml:space="preserve">video based review of 2 dealing rooms </w:t>
      </w:r>
      <w:bookmarkEnd w:id="2"/>
      <w:r w:rsidRPr="00233DF8">
        <w:rPr>
          <w:sz w:val="22"/>
          <w:szCs w:val="22"/>
        </w:rPr>
        <w:t xml:space="preserve">covering as set out in the Scope of Work below (the “Engagement”) to </w:t>
      </w:r>
      <w:r w:rsidR="00CD3137" w:rsidRPr="00233DF8">
        <w:rPr>
          <w:sz w:val="22"/>
          <w:szCs w:val="22"/>
        </w:rPr>
        <w:t xml:space="preserve">Nuvama Asset Management Limited </w:t>
      </w:r>
      <w:r w:rsidRPr="00233DF8">
        <w:rPr>
          <w:sz w:val="22"/>
          <w:szCs w:val="22"/>
        </w:rPr>
        <w:t>(the “the Company”, “you” or “your”). In the event of any conflict between the Engagement Letter and Appendix 1: General Terms of Business, the terms set forth in the Engagement Letter shall govern.</w:t>
      </w:r>
    </w:p>
    <w:p w14:paraId="3E79ED99" w14:textId="77777777" w:rsidR="00113F14" w:rsidRPr="00233DF8" w:rsidRDefault="00113F14" w:rsidP="00113F14">
      <w:pPr>
        <w:spacing w:line="276" w:lineRule="auto"/>
        <w:jc w:val="both"/>
        <w:rPr>
          <w:sz w:val="22"/>
          <w:szCs w:val="22"/>
        </w:rPr>
      </w:pPr>
    </w:p>
    <w:p w14:paraId="669CD495" w14:textId="77777777" w:rsidR="00113F14" w:rsidRPr="00233DF8" w:rsidRDefault="00113F14" w:rsidP="00113F14">
      <w:pPr>
        <w:spacing w:line="276" w:lineRule="auto"/>
        <w:jc w:val="both"/>
        <w:rPr>
          <w:sz w:val="22"/>
          <w:szCs w:val="22"/>
        </w:rPr>
      </w:pPr>
      <w:r w:rsidRPr="00233DF8">
        <w:rPr>
          <w:sz w:val="22"/>
          <w:szCs w:val="22"/>
        </w:rPr>
        <w:t>We have summarized in the ensuing paragraphs the services to be rendered by us, how you will remunerate us and other terms and conditions governing our relationship during the term of the engagement.</w:t>
      </w:r>
    </w:p>
    <w:p w14:paraId="29943557" w14:textId="77777777" w:rsidR="00113F14" w:rsidRPr="00233DF8" w:rsidRDefault="00113F14" w:rsidP="00113F14">
      <w:pPr>
        <w:spacing w:line="276" w:lineRule="auto"/>
        <w:jc w:val="both"/>
        <w:rPr>
          <w:sz w:val="22"/>
          <w:szCs w:val="22"/>
        </w:rPr>
      </w:pPr>
    </w:p>
    <w:p w14:paraId="6B7E9CB5" w14:textId="0E69E99B" w:rsidR="00C15899" w:rsidRPr="00233DF8" w:rsidRDefault="00113F14" w:rsidP="00113F14">
      <w:pPr>
        <w:spacing w:line="276" w:lineRule="auto"/>
        <w:jc w:val="both"/>
        <w:rPr>
          <w:sz w:val="22"/>
          <w:szCs w:val="22"/>
        </w:rPr>
      </w:pPr>
      <w:r w:rsidRPr="00233DF8">
        <w:rPr>
          <w:sz w:val="22"/>
          <w:szCs w:val="22"/>
        </w:rPr>
        <w:t>This Letter supersedes our previous understandings, arrangements and agreements, if any. Any work performed in connection with this engagement before the date of this Letter will also be governed by the terms and conditions of this Letter.</w:t>
      </w:r>
      <w:r w:rsidR="00DE258F" w:rsidRPr="00233DF8">
        <w:rPr>
          <w:sz w:val="22"/>
          <w:szCs w:val="22"/>
        </w:rPr>
        <w:t>.</w:t>
      </w:r>
    </w:p>
    <w:p w14:paraId="734EC8E2" w14:textId="77777777" w:rsidR="00C15899" w:rsidRPr="00233DF8" w:rsidRDefault="00C15899" w:rsidP="004910D8">
      <w:pPr>
        <w:spacing w:line="276" w:lineRule="auto"/>
        <w:jc w:val="both"/>
        <w:rPr>
          <w:sz w:val="22"/>
          <w:szCs w:val="22"/>
        </w:rPr>
      </w:pPr>
    </w:p>
    <w:p w14:paraId="307D6D21" w14:textId="77777777" w:rsidR="00426030" w:rsidRPr="00233DF8" w:rsidRDefault="00426030" w:rsidP="008247A2">
      <w:pPr>
        <w:numPr>
          <w:ilvl w:val="0"/>
          <w:numId w:val="2"/>
        </w:numPr>
        <w:spacing w:line="276" w:lineRule="auto"/>
        <w:ind w:hanging="461"/>
        <w:contextualSpacing/>
        <w:jc w:val="both"/>
        <w:rPr>
          <w:b/>
          <w:spacing w:val="2"/>
          <w:position w:val="-1"/>
          <w:sz w:val="22"/>
          <w:szCs w:val="22"/>
        </w:rPr>
      </w:pPr>
      <w:r w:rsidRPr="00233DF8">
        <w:rPr>
          <w:b/>
          <w:spacing w:val="2"/>
          <w:position w:val="-1"/>
          <w:sz w:val="22"/>
          <w:szCs w:val="22"/>
        </w:rPr>
        <w:t xml:space="preserve">Scope of </w:t>
      </w:r>
      <w:r w:rsidR="003E19C7" w:rsidRPr="00233DF8">
        <w:rPr>
          <w:b/>
          <w:spacing w:val="2"/>
          <w:position w:val="-1"/>
          <w:sz w:val="22"/>
          <w:szCs w:val="22"/>
        </w:rPr>
        <w:t>W</w:t>
      </w:r>
      <w:r w:rsidRPr="00233DF8">
        <w:rPr>
          <w:b/>
          <w:spacing w:val="2"/>
          <w:position w:val="-1"/>
          <w:sz w:val="22"/>
          <w:szCs w:val="22"/>
        </w:rPr>
        <w:t>ork</w:t>
      </w:r>
      <w:r w:rsidR="00FF46C2" w:rsidRPr="00233DF8">
        <w:rPr>
          <w:b/>
          <w:spacing w:val="2"/>
          <w:position w:val="-1"/>
          <w:sz w:val="22"/>
          <w:szCs w:val="22"/>
        </w:rPr>
        <w:t xml:space="preserve"> </w:t>
      </w:r>
      <w:r w:rsidR="003E19C7" w:rsidRPr="00233DF8">
        <w:rPr>
          <w:b/>
          <w:spacing w:val="2"/>
          <w:position w:val="-1"/>
          <w:sz w:val="22"/>
          <w:szCs w:val="22"/>
        </w:rPr>
        <w:t xml:space="preserve">and Responsibilities </w:t>
      </w:r>
      <w:r w:rsidR="00FF46C2" w:rsidRPr="00233DF8">
        <w:rPr>
          <w:b/>
          <w:spacing w:val="2"/>
          <w:position w:val="-1"/>
          <w:sz w:val="22"/>
          <w:szCs w:val="22"/>
        </w:rPr>
        <w:t>(“Services”)</w:t>
      </w:r>
    </w:p>
    <w:p w14:paraId="12547ABA" w14:textId="77777777" w:rsidR="00FF46C2" w:rsidRPr="00233DF8" w:rsidRDefault="00FF46C2" w:rsidP="004910D8">
      <w:pPr>
        <w:spacing w:line="276" w:lineRule="auto"/>
        <w:ind w:left="461"/>
        <w:contextualSpacing/>
        <w:jc w:val="both"/>
        <w:rPr>
          <w:spacing w:val="2"/>
          <w:position w:val="-1"/>
          <w:sz w:val="22"/>
          <w:szCs w:val="22"/>
        </w:rPr>
      </w:pPr>
    </w:p>
    <w:p w14:paraId="4DF4F0E2" w14:textId="4F88AC0F" w:rsidR="003E19C7" w:rsidRPr="00233DF8" w:rsidRDefault="00717359" w:rsidP="004910D8">
      <w:pPr>
        <w:spacing w:line="276" w:lineRule="auto"/>
        <w:ind w:left="450"/>
        <w:jc w:val="both"/>
        <w:rPr>
          <w:sz w:val="22"/>
          <w:szCs w:val="22"/>
        </w:rPr>
      </w:pPr>
      <w:r w:rsidRPr="00233DF8">
        <w:rPr>
          <w:sz w:val="22"/>
          <w:szCs w:val="22"/>
        </w:rPr>
        <w:t xml:space="preserve">The Company has identified the requirement for </w:t>
      </w:r>
      <w:proofErr w:type="gramStart"/>
      <w:r w:rsidR="00CD3137" w:rsidRPr="00233DF8">
        <w:rPr>
          <w:sz w:val="22"/>
          <w:szCs w:val="22"/>
        </w:rPr>
        <w:t>video based</w:t>
      </w:r>
      <w:proofErr w:type="gramEnd"/>
      <w:r w:rsidR="00CD3137" w:rsidRPr="00233DF8">
        <w:rPr>
          <w:sz w:val="22"/>
          <w:szCs w:val="22"/>
        </w:rPr>
        <w:t xml:space="preserve"> review of 2 dealing rooms in terms of unauthorized entry and usage of mobile phones</w:t>
      </w:r>
      <w:r w:rsidRPr="00233DF8">
        <w:rPr>
          <w:sz w:val="22"/>
          <w:szCs w:val="22"/>
        </w:rPr>
        <w:t xml:space="preserve">. </w:t>
      </w:r>
    </w:p>
    <w:p w14:paraId="48C9FA99" w14:textId="77777777" w:rsidR="008F1C2B" w:rsidRPr="00233DF8" w:rsidRDefault="008F1C2B" w:rsidP="004910D8">
      <w:pPr>
        <w:spacing w:line="276" w:lineRule="auto"/>
        <w:ind w:left="450"/>
        <w:jc w:val="both"/>
        <w:rPr>
          <w:sz w:val="22"/>
          <w:szCs w:val="22"/>
        </w:rPr>
      </w:pPr>
    </w:p>
    <w:p w14:paraId="2C300DCC" w14:textId="5F1A6C1E" w:rsidR="00E93624" w:rsidRPr="00233DF8" w:rsidRDefault="00717359" w:rsidP="004910D8">
      <w:pPr>
        <w:spacing w:line="276" w:lineRule="auto"/>
        <w:ind w:left="450"/>
        <w:jc w:val="both"/>
        <w:rPr>
          <w:spacing w:val="-1"/>
          <w:sz w:val="22"/>
          <w:szCs w:val="22"/>
        </w:rPr>
      </w:pPr>
      <w:r w:rsidRPr="00233DF8">
        <w:rPr>
          <w:spacing w:val="-1"/>
          <w:sz w:val="22"/>
          <w:szCs w:val="22"/>
        </w:rPr>
        <w:t xml:space="preserve">We have discussed and agreed with </w:t>
      </w:r>
      <w:proofErr w:type="gramStart"/>
      <w:r w:rsidRPr="00233DF8">
        <w:rPr>
          <w:spacing w:val="-1"/>
          <w:sz w:val="22"/>
          <w:szCs w:val="22"/>
        </w:rPr>
        <w:t>you</w:t>
      </w:r>
      <w:proofErr w:type="gramEnd"/>
      <w:r w:rsidRPr="00233DF8">
        <w:rPr>
          <w:spacing w:val="-1"/>
          <w:sz w:val="22"/>
          <w:szCs w:val="22"/>
        </w:rPr>
        <w:t xml:space="preserve"> the scope of our work </w:t>
      </w:r>
      <w:r w:rsidR="00ED2E71" w:rsidRPr="00233DF8">
        <w:rPr>
          <w:spacing w:val="-1"/>
          <w:sz w:val="22"/>
          <w:szCs w:val="22"/>
        </w:rPr>
        <w:t xml:space="preserve">including number dealing rooms, </w:t>
      </w:r>
      <w:proofErr w:type="gramStart"/>
      <w:r w:rsidR="00ED2E71" w:rsidRPr="00233DF8">
        <w:rPr>
          <w:spacing w:val="-1"/>
          <w:sz w:val="22"/>
          <w:szCs w:val="22"/>
        </w:rPr>
        <w:t>estimated</w:t>
      </w:r>
      <w:proofErr w:type="gramEnd"/>
      <w:r w:rsidR="00ED2E71" w:rsidRPr="00233DF8">
        <w:rPr>
          <w:spacing w:val="-1"/>
          <w:sz w:val="22"/>
          <w:szCs w:val="22"/>
        </w:rPr>
        <w:t xml:space="preserve"> cameras to be covered for review </w:t>
      </w:r>
      <w:r w:rsidRPr="00233DF8">
        <w:rPr>
          <w:spacing w:val="-1"/>
          <w:sz w:val="22"/>
          <w:szCs w:val="22"/>
        </w:rPr>
        <w:t>as mentioned in Appendix 2, and you confirm them as sufficient for your purpose. Attention is drawn to the Assumptions and Limitations in the Scope of Work set out under Section 2 below. Any requests for changes in the scope of our work as the engagement progresses are to be made and agreed solely between the Company and us and will be recorded in writing and subject to the terms set out in the Services Contract.</w:t>
      </w:r>
      <w:r w:rsidR="00FF46C2" w:rsidRPr="00233DF8">
        <w:rPr>
          <w:spacing w:val="-1"/>
          <w:sz w:val="22"/>
          <w:szCs w:val="22"/>
        </w:rPr>
        <w:t xml:space="preserve"> </w:t>
      </w:r>
    </w:p>
    <w:p w14:paraId="4A8E1C55" w14:textId="77777777" w:rsidR="00B211F0" w:rsidRPr="00233DF8" w:rsidRDefault="00B211F0" w:rsidP="004910D8">
      <w:pPr>
        <w:spacing w:line="276" w:lineRule="auto"/>
        <w:ind w:left="450"/>
        <w:jc w:val="both"/>
        <w:rPr>
          <w:spacing w:val="-1"/>
          <w:sz w:val="22"/>
          <w:szCs w:val="22"/>
        </w:rPr>
      </w:pPr>
    </w:p>
    <w:p w14:paraId="48E1BED2" w14:textId="77777777" w:rsidR="00B211F0" w:rsidRPr="00233DF8" w:rsidRDefault="00B211F0" w:rsidP="008247A2">
      <w:pPr>
        <w:numPr>
          <w:ilvl w:val="0"/>
          <w:numId w:val="2"/>
        </w:numPr>
        <w:spacing w:line="276" w:lineRule="auto"/>
        <w:ind w:hanging="461"/>
        <w:contextualSpacing/>
        <w:jc w:val="both"/>
        <w:rPr>
          <w:b/>
          <w:spacing w:val="-1"/>
          <w:sz w:val="22"/>
          <w:szCs w:val="22"/>
        </w:rPr>
      </w:pPr>
      <w:r w:rsidRPr="00233DF8">
        <w:rPr>
          <w:b/>
          <w:spacing w:val="-1"/>
          <w:sz w:val="22"/>
          <w:szCs w:val="22"/>
        </w:rPr>
        <w:t xml:space="preserve">Assumptions and Limitations to Scope of Work </w:t>
      </w:r>
    </w:p>
    <w:p w14:paraId="1762653E" w14:textId="77777777" w:rsidR="00B211F0" w:rsidRPr="00233DF8" w:rsidRDefault="00B211F0" w:rsidP="004910D8">
      <w:pPr>
        <w:spacing w:line="276" w:lineRule="auto"/>
        <w:ind w:left="461"/>
        <w:contextualSpacing/>
        <w:jc w:val="both"/>
        <w:rPr>
          <w:color w:val="FF0000"/>
          <w:spacing w:val="-1"/>
          <w:sz w:val="22"/>
          <w:szCs w:val="22"/>
        </w:rPr>
      </w:pPr>
    </w:p>
    <w:p w14:paraId="34D2C507" w14:textId="457015FF" w:rsidR="00B211F0" w:rsidRPr="00233DF8" w:rsidRDefault="00717359" w:rsidP="008247A2">
      <w:pPr>
        <w:pStyle w:val="ListParagraph"/>
        <w:numPr>
          <w:ilvl w:val="1"/>
          <w:numId w:val="2"/>
        </w:numPr>
        <w:spacing w:after="0"/>
        <w:ind w:left="990"/>
        <w:jc w:val="both"/>
        <w:rPr>
          <w:rFonts w:ascii="Times New Roman" w:hAnsi="Times New Roman"/>
          <w:spacing w:val="-1"/>
        </w:rPr>
      </w:pPr>
      <w:r w:rsidRPr="00233DF8">
        <w:rPr>
          <w:rFonts w:ascii="Times New Roman" w:hAnsi="Times New Roman"/>
          <w:spacing w:val="-1"/>
          <w:lang w:val="en-US"/>
        </w:rPr>
        <w:lastRenderedPageBreak/>
        <w:t>In carrying out our scope of work, we will rely on information, system access, infrastructure availability, and video feeds provided by the Company and its staff. To the fullest extent permitted by law, we shall not be liable to you for any loss or damage suffered by the Company arising from inaccurate, incomplete or delayed data inputs, network issues, hardware malfunctions (including cameras and NVRs), misconfiguration of systems, or any withholding of information relating to the services on the Company’s part</w:t>
      </w:r>
      <w:ins w:id="3" w:author="Dhrishti Parekh - Nuvama Group" w:date="2025-12-03T13:05:00Z" w16du:dateUtc="2025-12-03T07:35:00Z">
        <w:r w:rsidR="0048215D" w:rsidRPr="00233DF8">
          <w:rPr>
            <w:rFonts w:ascii="Times New Roman" w:hAnsi="Times New Roman"/>
            <w:spacing w:val="-1"/>
            <w:lang w:val="en-US"/>
          </w:rPr>
          <w:t xml:space="preserve"> </w:t>
        </w:r>
      </w:ins>
      <w:r w:rsidR="0048215D" w:rsidRPr="00233DF8">
        <w:rPr>
          <w:rFonts w:ascii="Times New Roman" w:hAnsi="Times New Roman"/>
          <w:spacing w:val="-1"/>
          <w:lang w:val="en-US"/>
        </w:rPr>
        <w:t xml:space="preserve">provided that such loss, damage, or delay is not caused by or </w:t>
      </w:r>
      <w:r w:rsidR="00E634E9" w:rsidRPr="00233DF8">
        <w:rPr>
          <w:rFonts w:ascii="Times New Roman" w:hAnsi="Times New Roman"/>
          <w:spacing w:val="-1"/>
          <w:lang w:val="en-US"/>
        </w:rPr>
        <w:t xml:space="preserve">directly attributable </w:t>
      </w:r>
      <w:r w:rsidR="0048215D" w:rsidRPr="00233DF8">
        <w:rPr>
          <w:rFonts w:ascii="Times New Roman" w:hAnsi="Times New Roman"/>
          <w:spacing w:val="-1"/>
          <w:lang w:val="en-US"/>
        </w:rPr>
        <w:t>to Protiviti</w:t>
      </w:r>
      <w:r w:rsidR="00E634E9" w:rsidRPr="00233DF8">
        <w:rPr>
          <w:rFonts w:ascii="Times New Roman" w:hAnsi="Times New Roman"/>
          <w:spacing w:val="-1"/>
          <w:lang w:val="en-US"/>
        </w:rPr>
        <w:t>’s</w:t>
      </w:r>
      <w:r w:rsidR="0048215D" w:rsidRPr="00233DF8">
        <w:rPr>
          <w:rFonts w:ascii="Times New Roman" w:hAnsi="Times New Roman"/>
          <w:spacing w:val="-1"/>
          <w:lang w:val="en-US"/>
        </w:rPr>
        <w:t xml:space="preserve"> negligence, willful misconduct, or material breach of this </w:t>
      </w:r>
      <w:r w:rsidR="009C7211" w:rsidRPr="00233DF8">
        <w:rPr>
          <w:rFonts w:ascii="Times New Roman" w:hAnsi="Times New Roman"/>
          <w:spacing w:val="-1"/>
          <w:lang w:val="en-US"/>
        </w:rPr>
        <w:t>Services Contract</w:t>
      </w:r>
      <w:r w:rsidR="0048215D" w:rsidRPr="00233DF8">
        <w:rPr>
          <w:rFonts w:ascii="Times New Roman" w:hAnsi="Times New Roman"/>
          <w:spacing w:val="-1"/>
          <w:lang w:val="en-US"/>
        </w:rPr>
        <w:t>.</w:t>
      </w:r>
    </w:p>
    <w:p w14:paraId="14DD7EA7" w14:textId="77777777" w:rsidR="00EF0BB4" w:rsidRPr="00233DF8" w:rsidRDefault="00EF0BB4" w:rsidP="004910D8">
      <w:pPr>
        <w:pStyle w:val="ListParagraph"/>
        <w:spacing w:after="0"/>
        <w:ind w:left="990"/>
        <w:jc w:val="both"/>
        <w:rPr>
          <w:rFonts w:ascii="Times New Roman" w:hAnsi="Times New Roman"/>
          <w:spacing w:val="-1"/>
        </w:rPr>
      </w:pPr>
    </w:p>
    <w:p w14:paraId="10508FBB" w14:textId="79F4CCB4" w:rsidR="00EF0BB4" w:rsidRPr="00233DF8" w:rsidRDefault="00717359" w:rsidP="008247A2">
      <w:pPr>
        <w:pStyle w:val="ListParagraph"/>
        <w:numPr>
          <w:ilvl w:val="1"/>
          <w:numId w:val="2"/>
        </w:numPr>
        <w:spacing w:after="0"/>
        <w:ind w:left="990"/>
        <w:jc w:val="both"/>
        <w:rPr>
          <w:rFonts w:ascii="Times New Roman" w:hAnsi="Times New Roman"/>
          <w:spacing w:val="-1"/>
        </w:rPr>
      </w:pPr>
      <w:r w:rsidRPr="00233DF8">
        <w:rPr>
          <w:rFonts w:ascii="Times New Roman" w:hAnsi="Times New Roman"/>
          <w:spacing w:val="-1"/>
          <w:lang w:val="en-US"/>
        </w:rPr>
        <w:t>In our capacity as a Video Analytics Solution Provider, we shall report to the Company’s designated Project Owner on such findings or analytics insights as are generated by the system, based on the scope of work agreed and, on the information, video feeds and explanations provided to us by the Company’s management and relevant departments.</w:t>
      </w:r>
    </w:p>
    <w:p w14:paraId="7DA6C236" w14:textId="77777777" w:rsidR="00EF0BB4" w:rsidRPr="00233DF8" w:rsidRDefault="00EF0BB4" w:rsidP="004910D8">
      <w:pPr>
        <w:pStyle w:val="ListParagraph"/>
        <w:jc w:val="both"/>
        <w:rPr>
          <w:rFonts w:ascii="Times New Roman" w:hAnsi="Times New Roman"/>
          <w:spacing w:val="-1"/>
        </w:rPr>
      </w:pPr>
    </w:p>
    <w:p w14:paraId="09ABDDD8" w14:textId="2DA99D0B" w:rsidR="00717359" w:rsidRPr="00233DF8" w:rsidRDefault="00717359" w:rsidP="00717359">
      <w:pPr>
        <w:pStyle w:val="ListParagraph"/>
        <w:numPr>
          <w:ilvl w:val="1"/>
          <w:numId w:val="2"/>
        </w:numPr>
        <w:ind w:left="990"/>
        <w:jc w:val="both"/>
        <w:rPr>
          <w:rFonts w:ascii="Times New Roman" w:hAnsi="Times New Roman"/>
          <w:spacing w:val="-1"/>
          <w:lang w:val="en-IN"/>
        </w:rPr>
      </w:pPr>
      <w:r w:rsidRPr="00233DF8">
        <w:rPr>
          <w:rFonts w:ascii="Times New Roman" w:hAnsi="Times New Roman"/>
          <w:spacing w:val="-1"/>
          <w:lang w:val="en-IN"/>
        </w:rPr>
        <w:t>We will act as an independent contractor in providing Video Analytics services as set out in this Engagement Letter and we do not undertake to perform any regulatory, statutory, or operational obligations of the Company. In carrying out the video analytics work, we will maintain independence, particularly regarding system configuration decisions and analytical interpretation. In this regard:</w:t>
      </w:r>
    </w:p>
    <w:p w14:paraId="216A6B5B" w14:textId="49CF5B81" w:rsidR="00717359" w:rsidRPr="00233DF8" w:rsidRDefault="00717359" w:rsidP="00717359">
      <w:pPr>
        <w:pStyle w:val="ListParagraph"/>
        <w:spacing w:after="0"/>
        <w:ind w:left="990"/>
        <w:jc w:val="both"/>
        <w:rPr>
          <w:rFonts w:ascii="Times New Roman" w:hAnsi="Times New Roman"/>
          <w:spacing w:val="-1"/>
          <w:lang w:val="en-IN"/>
        </w:rPr>
      </w:pPr>
      <w:r w:rsidRPr="00233DF8">
        <w:rPr>
          <w:rFonts w:ascii="Times New Roman" w:hAnsi="Times New Roman"/>
          <w:spacing w:val="-1"/>
          <w:lang w:val="en-IN"/>
        </w:rPr>
        <w:t>a)</w:t>
      </w:r>
      <w:r w:rsidRPr="00233DF8">
        <w:rPr>
          <w:rFonts w:ascii="Times New Roman" w:hAnsi="Times New Roman"/>
          <w:spacing w:val="-1"/>
          <w:lang w:val="en-IN"/>
        </w:rPr>
        <w:t> </w:t>
      </w:r>
      <w:r w:rsidRPr="00233DF8">
        <w:rPr>
          <w:rFonts w:ascii="Times New Roman" w:hAnsi="Times New Roman"/>
          <w:spacing w:val="-1"/>
          <w:lang w:val="en-IN"/>
        </w:rPr>
        <w:t>We will not assume the role of management when providing Video Analytics implementation or monitoring services.</w:t>
      </w:r>
    </w:p>
    <w:p w14:paraId="0AA54B44" w14:textId="77777777" w:rsidR="00717359" w:rsidRPr="00233DF8" w:rsidRDefault="00717359" w:rsidP="00717359">
      <w:pPr>
        <w:pStyle w:val="ListParagraph"/>
        <w:spacing w:after="0"/>
        <w:ind w:left="990"/>
        <w:jc w:val="both"/>
        <w:rPr>
          <w:rFonts w:ascii="Times New Roman" w:hAnsi="Times New Roman"/>
          <w:spacing w:val="-1"/>
          <w:lang w:val="en-IN"/>
        </w:rPr>
      </w:pPr>
      <w:r w:rsidRPr="00233DF8">
        <w:rPr>
          <w:rFonts w:ascii="Times New Roman" w:hAnsi="Times New Roman"/>
          <w:spacing w:val="-1"/>
          <w:lang w:val="en-IN"/>
        </w:rPr>
        <w:t>b)</w:t>
      </w:r>
      <w:r w:rsidRPr="00233DF8">
        <w:rPr>
          <w:rFonts w:ascii="Times New Roman" w:hAnsi="Times New Roman"/>
          <w:spacing w:val="-1"/>
          <w:lang w:val="en-IN"/>
        </w:rPr>
        <w:t> </w:t>
      </w:r>
      <w:r w:rsidRPr="00233DF8">
        <w:rPr>
          <w:rFonts w:ascii="Times New Roman" w:hAnsi="Times New Roman"/>
          <w:spacing w:val="-1"/>
          <w:lang w:val="en-IN"/>
        </w:rPr>
        <w:t>Any recommendations made or alerts generated by the system will be required, as considered appropriate, to be reviewed and actioned by the Company’s management teams, and not by us; and</w:t>
      </w:r>
    </w:p>
    <w:p w14:paraId="024534F1" w14:textId="77777777" w:rsidR="00717359" w:rsidRPr="00233DF8" w:rsidRDefault="00717359" w:rsidP="00717359">
      <w:pPr>
        <w:pStyle w:val="ListParagraph"/>
        <w:spacing w:after="0"/>
        <w:ind w:left="990"/>
        <w:jc w:val="both"/>
        <w:rPr>
          <w:rFonts w:ascii="Times New Roman" w:hAnsi="Times New Roman"/>
          <w:spacing w:val="-1"/>
          <w:lang w:val="en-IN"/>
        </w:rPr>
      </w:pPr>
      <w:r w:rsidRPr="00233DF8">
        <w:rPr>
          <w:rFonts w:ascii="Times New Roman" w:hAnsi="Times New Roman"/>
          <w:spacing w:val="-1"/>
          <w:lang w:val="en-IN"/>
        </w:rPr>
        <w:t>c)</w:t>
      </w:r>
      <w:r w:rsidRPr="00233DF8">
        <w:rPr>
          <w:rFonts w:ascii="Times New Roman" w:hAnsi="Times New Roman"/>
          <w:spacing w:val="-1"/>
          <w:lang w:val="en-IN"/>
        </w:rPr>
        <w:t> </w:t>
      </w:r>
      <w:r w:rsidRPr="00233DF8">
        <w:rPr>
          <w:rFonts w:ascii="Times New Roman" w:hAnsi="Times New Roman"/>
          <w:spacing w:val="-1"/>
          <w:lang w:val="en-IN"/>
        </w:rPr>
        <w:t>The Video Analytics Tool and related services shall not form part of the Company’s internal control structure relating to compliance, surveillance, or any regulatory reporting obligations.</w:t>
      </w:r>
    </w:p>
    <w:p w14:paraId="2A2D60F8" w14:textId="340CAEBC" w:rsidR="00EF0BB4" w:rsidRPr="00233DF8" w:rsidRDefault="00EF0BB4" w:rsidP="00717359">
      <w:pPr>
        <w:pStyle w:val="ListParagraph"/>
        <w:spacing w:after="0"/>
        <w:ind w:left="461"/>
        <w:jc w:val="both"/>
        <w:rPr>
          <w:rFonts w:ascii="Times New Roman" w:hAnsi="Times New Roman"/>
          <w:spacing w:val="-1"/>
        </w:rPr>
      </w:pPr>
    </w:p>
    <w:p w14:paraId="29EDD89F" w14:textId="7A50444B" w:rsidR="00FF46C2" w:rsidRPr="00233DF8" w:rsidRDefault="00717359" w:rsidP="008247A2">
      <w:pPr>
        <w:pStyle w:val="ListParagraph"/>
        <w:numPr>
          <w:ilvl w:val="1"/>
          <w:numId w:val="2"/>
        </w:numPr>
        <w:spacing w:after="0"/>
        <w:ind w:left="990"/>
        <w:jc w:val="both"/>
        <w:rPr>
          <w:rFonts w:ascii="Times New Roman" w:hAnsi="Times New Roman"/>
          <w:spacing w:val="-1"/>
        </w:rPr>
      </w:pPr>
      <w:r w:rsidRPr="00233DF8">
        <w:rPr>
          <w:rFonts w:ascii="Times New Roman" w:hAnsi="Times New Roman"/>
          <w:spacing w:val="-1"/>
          <w:lang w:val="en-US"/>
        </w:rPr>
        <w:t>The procedures and algorithms used to perform the work set out in this Engagement Letter are not designed to detect or accept responsibility for detecting all incidents, anomalies, security breaches, or wrongdoing, and therefore cannot be relied upon to identify or disclose all irregularities that may exist. The responsibility for the prevention, detection and response to operational incidents or security-related events shall rest with the Company and its management. We shall report to the Company’s designated Project Owner such risks, anomalies or alerts as are generated by the system based on the information and video streams provided to us by the Company.</w:t>
      </w:r>
    </w:p>
    <w:p w14:paraId="249C0D07" w14:textId="77777777" w:rsidR="00C1297C" w:rsidRPr="00233DF8" w:rsidRDefault="00C1297C" w:rsidP="004910D8">
      <w:pPr>
        <w:pStyle w:val="ListParagraph"/>
        <w:spacing w:after="0"/>
        <w:ind w:left="821"/>
        <w:jc w:val="both"/>
        <w:rPr>
          <w:rFonts w:ascii="Times New Roman" w:hAnsi="Times New Roman"/>
          <w:spacing w:val="-1"/>
        </w:rPr>
      </w:pPr>
    </w:p>
    <w:p w14:paraId="11AC810A" w14:textId="71382871" w:rsidR="00D94AFA" w:rsidRPr="00233DF8" w:rsidRDefault="00717359" w:rsidP="008247A2">
      <w:pPr>
        <w:pStyle w:val="ListParagraph"/>
        <w:numPr>
          <w:ilvl w:val="1"/>
          <w:numId w:val="2"/>
        </w:numPr>
        <w:spacing w:after="0"/>
        <w:ind w:left="990"/>
        <w:jc w:val="both"/>
        <w:rPr>
          <w:rFonts w:ascii="Times New Roman" w:hAnsi="Times New Roman"/>
          <w:spacing w:val="-1"/>
        </w:rPr>
      </w:pPr>
      <w:r w:rsidRPr="00233DF8">
        <w:rPr>
          <w:rFonts w:ascii="Times New Roman" w:hAnsi="Times New Roman"/>
          <w:spacing w:val="-1"/>
          <w:lang w:val="en-US"/>
        </w:rPr>
        <w:t xml:space="preserve">While we may comment on video processing workflows, camera configuration, detection thresholds, alert settings and other system-related procedures, the decision on whether they provide adequate assurance for your operational, security or compliance needs shall rest with the Company in light of the Company’s assessment of the risks facing its operations. Where we make recommendations, they shall not only </w:t>
      </w:r>
      <w:proofErr w:type="gramStart"/>
      <w:r w:rsidRPr="00233DF8">
        <w:rPr>
          <w:rFonts w:ascii="Times New Roman" w:hAnsi="Times New Roman"/>
          <w:spacing w:val="-1"/>
          <w:lang w:val="en-US"/>
        </w:rPr>
        <w:t>take into account</w:t>
      </w:r>
      <w:proofErr w:type="gramEnd"/>
      <w:r w:rsidRPr="00233DF8">
        <w:rPr>
          <w:rFonts w:ascii="Times New Roman" w:hAnsi="Times New Roman"/>
          <w:spacing w:val="-1"/>
          <w:lang w:val="en-US"/>
        </w:rPr>
        <w:t xml:space="preserve"> our view of good industry practice in video analytics and AI-based </w:t>
      </w:r>
      <w:proofErr w:type="gramStart"/>
      <w:r w:rsidRPr="00233DF8">
        <w:rPr>
          <w:rFonts w:ascii="Times New Roman" w:hAnsi="Times New Roman"/>
          <w:spacing w:val="-1"/>
          <w:lang w:val="en-US"/>
        </w:rPr>
        <w:t>monitoring, but</w:t>
      </w:r>
      <w:proofErr w:type="gramEnd"/>
      <w:r w:rsidRPr="00233DF8">
        <w:rPr>
          <w:rFonts w:ascii="Times New Roman" w:hAnsi="Times New Roman"/>
          <w:spacing w:val="-1"/>
          <w:lang w:val="en-US"/>
        </w:rPr>
        <w:t xml:space="preserve"> shall also reflect what is believed to be practical and feasible within the Company’s technical environment. It shall be for the Company to implement any configuration or operational changes.</w:t>
      </w:r>
    </w:p>
    <w:p w14:paraId="75E21F01" w14:textId="77777777" w:rsidR="00717359" w:rsidRPr="00233DF8" w:rsidRDefault="00717359" w:rsidP="00717359">
      <w:pPr>
        <w:jc w:val="both"/>
        <w:rPr>
          <w:spacing w:val="-1"/>
        </w:rPr>
      </w:pPr>
    </w:p>
    <w:p w14:paraId="245E5994" w14:textId="3EA354A4" w:rsidR="00717359" w:rsidRPr="00233DF8" w:rsidRDefault="00A06A9E" w:rsidP="00717359">
      <w:pPr>
        <w:numPr>
          <w:ilvl w:val="0"/>
          <w:numId w:val="2"/>
        </w:numPr>
        <w:spacing w:line="276" w:lineRule="auto"/>
        <w:ind w:hanging="461"/>
        <w:contextualSpacing/>
        <w:jc w:val="both"/>
        <w:rPr>
          <w:b/>
          <w:spacing w:val="2"/>
          <w:position w:val="-1"/>
          <w:sz w:val="22"/>
          <w:szCs w:val="22"/>
        </w:rPr>
      </w:pPr>
      <w:r w:rsidRPr="00233DF8">
        <w:rPr>
          <w:b/>
          <w:spacing w:val="2"/>
          <w:position w:val="-1"/>
          <w:sz w:val="22"/>
          <w:szCs w:val="22"/>
        </w:rPr>
        <w:t>Deliverables</w:t>
      </w:r>
    </w:p>
    <w:p w14:paraId="1D531860" w14:textId="77777777" w:rsidR="00717359" w:rsidRPr="00233DF8" w:rsidRDefault="00717359" w:rsidP="004910D8">
      <w:pPr>
        <w:spacing w:line="276" w:lineRule="auto"/>
        <w:ind w:left="461"/>
        <w:contextualSpacing/>
        <w:jc w:val="both"/>
        <w:rPr>
          <w:spacing w:val="2"/>
          <w:position w:val="-1"/>
          <w:sz w:val="22"/>
          <w:szCs w:val="22"/>
        </w:rPr>
      </w:pPr>
    </w:p>
    <w:p w14:paraId="0B62A61C" w14:textId="77777777" w:rsidR="00717359" w:rsidRPr="00233DF8" w:rsidRDefault="00717359" w:rsidP="00717359">
      <w:pPr>
        <w:spacing w:line="276" w:lineRule="auto"/>
        <w:ind w:left="461"/>
        <w:contextualSpacing/>
        <w:jc w:val="both"/>
        <w:rPr>
          <w:spacing w:val="2"/>
          <w:position w:val="-1"/>
          <w:sz w:val="22"/>
          <w:szCs w:val="22"/>
          <w:lang w:val="en-IN"/>
        </w:rPr>
      </w:pPr>
      <w:r w:rsidRPr="00233DF8">
        <w:rPr>
          <w:spacing w:val="2"/>
          <w:position w:val="-1"/>
          <w:sz w:val="22"/>
          <w:szCs w:val="22"/>
          <w:lang w:val="en-IN"/>
        </w:rPr>
        <w:t>In accordance with the Scope of Work, our deliverables, subject to Section 2.2 above, for the engagement will be the following:</w:t>
      </w:r>
    </w:p>
    <w:p w14:paraId="700F5E7C" w14:textId="4EC4DE9D" w:rsidR="00717359" w:rsidRPr="00233DF8" w:rsidRDefault="00ED2E71" w:rsidP="00717359">
      <w:pPr>
        <w:numPr>
          <w:ilvl w:val="0"/>
          <w:numId w:val="15"/>
        </w:numPr>
        <w:spacing w:line="276" w:lineRule="auto"/>
        <w:contextualSpacing/>
        <w:jc w:val="both"/>
        <w:rPr>
          <w:spacing w:val="2"/>
          <w:position w:val="-1"/>
          <w:sz w:val="22"/>
          <w:szCs w:val="22"/>
          <w:lang w:val="en-IN"/>
        </w:rPr>
      </w:pPr>
      <w:r w:rsidRPr="00233DF8">
        <w:rPr>
          <w:spacing w:val="2"/>
          <w:position w:val="-1"/>
          <w:sz w:val="22"/>
          <w:szCs w:val="22"/>
          <w:lang w:val="en-IN"/>
        </w:rPr>
        <w:t xml:space="preserve">Review report </w:t>
      </w:r>
      <w:r w:rsidR="00A4367A" w:rsidRPr="00233DF8">
        <w:rPr>
          <w:spacing w:val="2"/>
          <w:position w:val="-1"/>
          <w:sz w:val="22"/>
          <w:szCs w:val="22"/>
          <w:lang w:val="en-IN"/>
        </w:rPr>
        <w:t>for 2 dealing rooms over a period of 2 weeks covering instances of</w:t>
      </w:r>
      <w:r w:rsidRPr="00233DF8">
        <w:rPr>
          <w:spacing w:val="2"/>
          <w:position w:val="-1"/>
          <w:sz w:val="22"/>
          <w:szCs w:val="22"/>
          <w:lang w:val="en-IN"/>
        </w:rPr>
        <w:t>:</w:t>
      </w:r>
    </w:p>
    <w:p w14:paraId="576E3E3A" w14:textId="435D745A" w:rsidR="00ED2E71" w:rsidRPr="00233DF8" w:rsidRDefault="00ED2E71" w:rsidP="00ED2E71">
      <w:pPr>
        <w:numPr>
          <w:ilvl w:val="1"/>
          <w:numId w:val="15"/>
        </w:numPr>
        <w:spacing w:line="276" w:lineRule="auto"/>
        <w:contextualSpacing/>
        <w:jc w:val="both"/>
        <w:rPr>
          <w:spacing w:val="2"/>
          <w:position w:val="-1"/>
          <w:sz w:val="22"/>
          <w:szCs w:val="22"/>
          <w:lang w:val="en-IN"/>
        </w:rPr>
      </w:pPr>
      <w:r w:rsidRPr="00233DF8">
        <w:rPr>
          <w:spacing w:val="2"/>
          <w:position w:val="-1"/>
          <w:sz w:val="22"/>
          <w:szCs w:val="22"/>
          <w:lang w:val="en-IN"/>
        </w:rPr>
        <w:t xml:space="preserve">Unauthorized access </w:t>
      </w:r>
    </w:p>
    <w:p w14:paraId="273977F7" w14:textId="44518242" w:rsidR="00ED2E71" w:rsidRPr="00233DF8" w:rsidRDefault="00ED2E71" w:rsidP="00ED2E71">
      <w:pPr>
        <w:numPr>
          <w:ilvl w:val="1"/>
          <w:numId w:val="15"/>
        </w:numPr>
        <w:spacing w:line="276" w:lineRule="auto"/>
        <w:contextualSpacing/>
        <w:jc w:val="both"/>
        <w:rPr>
          <w:spacing w:val="2"/>
          <w:position w:val="-1"/>
          <w:sz w:val="22"/>
          <w:szCs w:val="22"/>
          <w:lang w:val="en-IN"/>
        </w:rPr>
      </w:pPr>
      <w:r w:rsidRPr="00233DF8">
        <w:rPr>
          <w:spacing w:val="2"/>
          <w:position w:val="-1"/>
          <w:sz w:val="22"/>
          <w:szCs w:val="22"/>
          <w:lang w:val="en-IN"/>
        </w:rPr>
        <w:t>Usage of mobile phones inside dealing rooms</w:t>
      </w:r>
    </w:p>
    <w:p w14:paraId="18A8B5A2" w14:textId="0B4B1F6F" w:rsidR="00717359" w:rsidRPr="00233DF8" w:rsidRDefault="00717359" w:rsidP="00717359">
      <w:pPr>
        <w:spacing w:line="276" w:lineRule="auto"/>
        <w:ind w:left="461"/>
        <w:contextualSpacing/>
        <w:jc w:val="both"/>
        <w:rPr>
          <w:spacing w:val="2"/>
          <w:position w:val="-1"/>
          <w:sz w:val="22"/>
          <w:szCs w:val="22"/>
          <w:lang w:val="en-IN"/>
        </w:rPr>
      </w:pPr>
      <w:r w:rsidRPr="00233DF8">
        <w:rPr>
          <w:spacing w:val="2"/>
          <w:position w:val="-1"/>
          <w:sz w:val="22"/>
          <w:szCs w:val="22"/>
          <w:lang w:val="en-IN"/>
        </w:rPr>
        <w:t>The analytics outputs and system-generated observations will first be discussed and agreed upon with the designated ‘process owner’ or operational lead. Subsequently, the consolidated report will be shared with relevant stakeholders</w:t>
      </w:r>
      <w:r w:rsidR="00ED2E71" w:rsidRPr="00233DF8">
        <w:rPr>
          <w:spacing w:val="2"/>
          <w:position w:val="-1"/>
          <w:sz w:val="22"/>
          <w:szCs w:val="22"/>
          <w:lang w:val="en-IN"/>
        </w:rPr>
        <w:t>.</w:t>
      </w:r>
    </w:p>
    <w:p w14:paraId="6AACCC52" w14:textId="75324AD0" w:rsidR="00717359" w:rsidRPr="00233DF8" w:rsidRDefault="00717359" w:rsidP="00717359">
      <w:pPr>
        <w:spacing w:line="276" w:lineRule="auto"/>
        <w:ind w:left="461"/>
        <w:contextualSpacing/>
        <w:jc w:val="both"/>
        <w:rPr>
          <w:spacing w:val="2"/>
          <w:position w:val="-1"/>
          <w:sz w:val="22"/>
          <w:szCs w:val="22"/>
          <w:lang w:val="en-IN"/>
        </w:rPr>
      </w:pPr>
      <w:r w:rsidRPr="00233DF8">
        <w:rPr>
          <w:spacing w:val="2"/>
          <w:position w:val="-1"/>
          <w:sz w:val="22"/>
          <w:szCs w:val="22"/>
          <w:lang w:val="en-IN"/>
        </w:rPr>
        <w:t>The draft report</w:t>
      </w:r>
      <w:r w:rsidR="00ED2E71" w:rsidRPr="00233DF8">
        <w:rPr>
          <w:spacing w:val="2"/>
          <w:position w:val="-1"/>
          <w:sz w:val="22"/>
          <w:szCs w:val="22"/>
          <w:lang w:val="en-IN"/>
        </w:rPr>
        <w:t xml:space="preserve"> </w:t>
      </w:r>
      <w:r w:rsidRPr="00233DF8">
        <w:rPr>
          <w:spacing w:val="2"/>
          <w:position w:val="-1"/>
          <w:sz w:val="22"/>
          <w:szCs w:val="22"/>
          <w:lang w:val="en-IN"/>
        </w:rPr>
        <w:t>shall be made available at mutually agreed intervals, and the finalized versions will be provided in line with the agreed reporting timelines.</w:t>
      </w:r>
    </w:p>
    <w:p w14:paraId="022764A6" w14:textId="241987B7" w:rsidR="00717359" w:rsidRPr="00233DF8" w:rsidRDefault="00717359" w:rsidP="00717359">
      <w:pPr>
        <w:spacing w:line="276" w:lineRule="auto"/>
        <w:ind w:left="461"/>
        <w:contextualSpacing/>
        <w:jc w:val="both"/>
        <w:rPr>
          <w:spacing w:val="2"/>
          <w:position w:val="-1"/>
          <w:sz w:val="22"/>
          <w:szCs w:val="22"/>
          <w:lang w:val="en-IN"/>
        </w:rPr>
      </w:pPr>
      <w:r w:rsidRPr="00233DF8">
        <w:rPr>
          <w:spacing w:val="2"/>
          <w:position w:val="-1"/>
          <w:sz w:val="22"/>
          <w:szCs w:val="22"/>
          <w:lang w:val="en-IN"/>
        </w:rPr>
        <w:t>Our report</w:t>
      </w:r>
      <w:r w:rsidR="00ED2E71" w:rsidRPr="00233DF8">
        <w:rPr>
          <w:spacing w:val="2"/>
          <w:position w:val="-1"/>
          <w:sz w:val="22"/>
          <w:szCs w:val="22"/>
          <w:lang w:val="en-IN"/>
        </w:rPr>
        <w:t xml:space="preserve"> </w:t>
      </w:r>
      <w:r w:rsidRPr="00233DF8">
        <w:rPr>
          <w:spacing w:val="2"/>
          <w:position w:val="-1"/>
          <w:sz w:val="22"/>
          <w:szCs w:val="22"/>
          <w:lang w:val="en-IN"/>
        </w:rPr>
        <w:t xml:space="preserve">will be in English and will contain the analytics outputs, observations, derived from the deployed system, </w:t>
      </w:r>
      <w:r w:rsidR="00ED2E71" w:rsidRPr="00233DF8">
        <w:rPr>
          <w:spacing w:val="2"/>
          <w:position w:val="-1"/>
          <w:sz w:val="22"/>
          <w:szCs w:val="22"/>
          <w:lang w:val="en-IN"/>
        </w:rPr>
        <w:t>in line</w:t>
      </w:r>
      <w:r w:rsidRPr="00233DF8">
        <w:rPr>
          <w:spacing w:val="2"/>
          <w:position w:val="-1"/>
          <w:sz w:val="22"/>
          <w:szCs w:val="22"/>
          <w:lang w:val="en-IN"/>
        </w:rPr>
        <w:t xml:space="preserve"> with our scope and approach adopted for the engagement.</w:t>
      </w:r>
    </w:p>
    <w:p w14:paraId="06EBFCE5" w14:textId="77777777" w:rsidR="00D26372" w:rsidRPr="00233DF8" w:rsidRDefault="00D26372" w:rsidP="00717359">
      <w:pPr>
        <w:spacing w:line="276" w:lineRule="auto"/>
        <w:contextualSpacing/>
        <w:jc w:val="both"/>
        <w:rPr>
          <w:spacing w:val="2"/>
          <w:position w:val="-1"/>
          <w:sz w:val="22"/>
          <w:szCs w:val="22"/>
        </w:rPr>
      </w:pPr>
    </w:p>
    <w:p w14:paraId="26519B75" w14:textId="77777777" w:rsidR="00A06A9E" w:rsidRPr="00233DF8" w:rsidRDefault="00A06A9E" w:rsidP="008247A2">
      <w:pPr>
        <w:numPr>
          <w:ilvl w:val="0"/>
          <w:numId w:val="3"/>
        </w:numPr>
        <w:spacing w:line="276" w:lineRule="auto"/>
        <w:jc w:val="both"/>
        <w:rPr>
          <w:vanish/>
          <w:spacing w:val="2"/>
          <w:sz w:val="22"/>
          <w:szCs w:val="22"/>
        </w:rPr>
      </w:pPr>
    </w:p>
    <w:p w14:paraId="23C5AF2C" w14:textId="77777777" w:rsidR="00A06A9E" w:rsidRPr="00233DF8" w:rsidRDefault="006F0879" w:rsidP="008247A2">
      <w:pPr>
        <w:numPr>
          <w:ilvl w:val="0"/>
          <w:numId w:val="2"/>
        </w:numPr>
        <w:spacing w:line="276" w:lineRule="auto"/>
        <w:ind w:hanging="461"/>
        <w:contextualSpacing/>
        <w:jc w:val="both"/>
        <w:rPr>
          <w:b/>
          <w:spacing w:val="-1"/>
          <w:sz w:val="22"/>
          <w:szCs w:val="22"/>
        </w:rPr>
      </w:pPr>
      <w:r w:rsidRPr="00233DF8">
        <w:rPr>
          <w:b/>
          <w:spacing w:val="-1"/>
          <w:sz w:val="22"/>
          <w:szCs w:val="22"/>
        </w:rPr>
        <w:t>Distribution of our D</w:t>
      </w:r>
      <w:r w:rsidR="00A06A9E" w:rsidRPr="00233DF8">
        <w:rPr>
          <w:b/>
          <w:spacing w:val="-1"/>
          <w:sz w:val="22"/>
          <w:szCs w:val="22"/>
        </w:rPr>
        <w:t>eliverables</w:t>
      </w:r>
    </w:p>
    <w:p w14:paraId="6B6D398C" w14:textId="77777777" w:rsidR="00A41C83" w:rsidRPr="00233DF8" w:rsidRDefault="00A41C83" w:rsidP="004910D8">
      <w:pPr>
        <w:spacing w:line="276" w:lineRule="auto"/>
        <w:ind w:left="461"/>
        <w:contextualSpacing/>
        <w:jc w:val="both"/>
        <w:rPr>
          <w:spacing w:val="-1"/>
          <w:sz w:val="22"/>
          <w:szCs w:val="22"/>
        </w:rPr>
      </w:pPr>
      <w:commentRangeStart w:id="4"/>
      <w:commentRangeStart w:id="5"/>
    </w:p>
    <w:p w14:paraId="6AA8C423" w14:textId="1B7B7CBE" w:rsidR="00A06A9E" w:rsidRPr="00233DF8" w:rsidRDefault="00A06A9E" w:rsidP="004910D8">
      <w:pPr>
        <w:spacing w:line="276" w:lineRule="auto"/>
        <w:ind w:left="461"/>
        <w:contextualSpacing/>
        <w:jc w:val="both"/>
        <w:rPr>
          <w:spacing w:val="-1"/>
          <w:sz w:val="22"/>
          <w:szCs w:val="22"/>
        </w:rPr>
      </w:pPr>
      <w:r w:rsidRPr="00233DF8">
        <w:rPr>
          <w:spacing w:val="-1"/>
          <w:sz w:val="22"/>
          <w:szCs w:val="22"/>
        </w:rPr>
        <w:t xml:space="preserve">Any deliverables released to you in any form or medium are non-public and confidential in nature </w:t>
      </w:r>
      <w:commentRangeEnd w:id="4"/>
      <w:r w:rsidR="00E3579D" w:rsidRPr="00233DF8">
        <w:rPr>
          <w:rStyle w:val="CommentReference"/>
        </w:rPr>
        <w:commentReference w:id="4"/>
      </w:r>
      <w:commentRangeEnd w:id="5"/>
      <w:r w:rsidR="005D19D2" w:rsidRPr="00233DF8">
        <w:rPr>
          <w:rStyle w:val="CommentReference"/>
        </w:rPr>
        <w:commentReference w:id="5"/>
      </w:r>
      <w:r w:rsidRPr="00233DF8">
        <w:rPr>
          <w:spacing w:val="-1"/>
          <w:sz w:val="22"/>
          <w:szCs w:val="22"/>
        </w:rPr>
        <w:t xml:space="preserve">and shall be supplied by us on the basis that it is for your benefit and information only and it shall not be copied, referred to or disclosed, in whole (save for your own internal purposes) or in part, without our prior </w:t>
      </w:r>
      <w:commentRangeStart w:id="6"/>
      <w:commentRangeStart w:id="7"/>
      <w:commentRangeStart w:id="8"/>
      <w:r w:rsidRPr="00233DF8">
        <w:rPr>
          <w:spacing w:val="-1"/>
          <w:sz w:val="22"/>
          <w:szCs w:val="22"/>
        </w:rPr>
        <w:t xml:space="preserve">written consent. </w:t>
      </w:r>
      <w:commentRangeEnd w:id="6"/>
      <w:r w:rsidR="00585AD8" w:rsidRPr="00233DF8">
        <w:rPr>
          <w:rStyle w:val="CommentReference"/>
        </w:rPr>
        <w:commentReference w:id="6"/>
      </w:r>
      <w:commentRangeEnd w:id="7"/>
      <w:r w:rsidR="0039212B" w:rsidRPr="00233DF8">
        <w:rPr>
          <w:rStyle w:val="CommentReference"/>
        </w:rPr>
        <w:commentReference w:id="7"/>
      </w:r>
      <w:commentRangeEnd w:id="8"/>
      <w:r w:rsidR="00373086" w:rsidRPr="00233DF8">
        <w:rPr>
          <w:rStyle w:val="CommentReference"/>
        </w:rPr>
        <w:commentReference w:id="8"/>
      </w:r>
      <w:r w:rsidRPr="00233DF8">
        <w:rPr>
          <w:spacing w:val="-1"/>
          <w:sz w:val="22"/>
          <w:szCs w:val="22"/>
        </w:rPr>
        <w:t xml:space="preserve">You acknowledge that usage of our deliverables for the purpose stated above does not generate any </w:t>
      </w:r>
      <w:proofErr w:type="gramStart"/>
      <w:r w:rsidRPr="00233DF8">
        <w:rPr>
          <w:spacing w:val="-1"/>
          <w:sz w:val="22"/>
          <w:szCs w:val="22"/>
        </w:rPr>
        <w:t>third party</w:t>
      </w:r>
      <w:proofErr w:type="gramEnd"/>
      <w:r w:rsidRPr="00233DF8">
        <w:rPr>
          <w:spacing w:val="-1"/>
          <w:sz w:val="22"/>
          <w:szCs w:val="22"/>
        </w:rPr>
        <w:t xml:space="preserve"> rights and we accept no responsibility or liability (whether in contract, tort or otherwise howsoever) to any third party in connection with the </w:t>
      </w:r>
      <w:proofErr w:type="gramStart"/>
      <w:r w:rsidRPr="00233DF8">
        <w:rPr>
          <w:spacing w:val="-1"/>
          <w:sz w:val="22"/>
          <w:szCs w:val="22"/>
        </w:rPr>
        <w:t>deliverable</w:t>
      </w:r>
      <w:proofErr w:type="gramEnd"/>
      <w:r w:rsidRPr="00233DF8">
        <w:rPr>
          <w:spacing w:val="-1"/>
          <w:sz w:val="22"/>
          <w:szCs w:val="22"/>
        </w:rPr>
        <w:t xml:space="preserve"> or Services rendered by us under this Services contract.</w:t>
      </w:r>
    </w:p>
    <w:p w14:paraId="67795C70" w14:textId="77777777" w:rsidR="00A06A9E" w:rsidRPr="00233DF8" w:rsidRDefault="00A06A9E" w:rsidP="004910D8">
      <w:pPr>
        <w:spacing w:line="276" w:lineRule="auto"/>
        <w:ind w:left="461"/>
        <w:contextualSpacing/>
        <w:jc w:val="both"/>
        <w:rPr>
          <w:spacing w:val="-1"/>
          <w:sz w:val="22"/>
          <w:szCs w:val="22"/>
        </w:rPr>
      </w:pPr>
    </w:p>
    <w:p w14:paraId="35DC19D7" w14:textId="77777777" w:rsidR="00202D34" w:rsidRPr="00233DF8" w:rsidRDefault="00426030" w:rsidP="008247A2">
      <w:pPr>
        <w:numPr>
          <w:ilvl w:val="0"/>
          <w:numId w:val="2"/>
        </w:numPr>
        <w:spacing w:line="276" w:lineRule="auto"/>
        <w:ind w:hanging="461"/>
        <w:contextualSpacing/>
        <w:jc w:val="both"/>
        <w:rPr>
          <w:spacing w:val="-1"/>
          <w:sz w:val="22"/>
          <w:szCs w:val="22"/>
        </w:rPr>
      </w:pPr>
      <w:r w:rsidRPr="00233DF8">
        <w:rPr>
          <w:b/>
          <w:spacing w:val="2"/>
          <w:position w:val="-1"/>
          <w:sz w:val="22"/>
          <w:szCs w:val="22"/>
        </w:rPr>
        <w:t>Professional Fees</w:t>
      </w:r>
    </w:p>
    <w:p w14:paraId="57D82F2F" w14:textId="77777777" w:rsidR="00202D34" w:rsidRPr="00233DF8" w:rsidRDefault="00202D34" w:rsidP="004910D8">
      <w:pPr>
        <w:spacing w:line="276" w:lineRule="auto"/>
        <w:ind w:left="461"/>
        <w:contextualSpacing/>
        <w:jc w:val="both"/>
        <w:rPr>
          <w:b/>
          <w:spacing w:val="2"/>
          <w:position w:val="-1"/>
          <w:sz w:val="22"/>
          <w:szCs w:val="22"/>
        </w:rPr>
      </w:pPr>
    </w:p>
    <w:p w14:paraId="1B97155D" w14:textId="47A55731" w:rsidR="00202D34" w:rsidRPr="00233DF8" w:rsidRDefault="00426030" w:rsidP="008247A2">
      <w:pPr>
        <w:pStyle w:val="ListParagraph"/>
        <w:numPr>
          <w:ilvl w:val="1"/>
          <w:numId w:val="2"/>
        </w:numPr>
        <w:spacing w:after="0"/>
        <w:ind w:left="1080" w:hanging="630"/>
        <w:jc w:val="both"/>
        <w:rPr>
          <w:rFonts w:ascii="Times New Roman" w:hAnsi="Times New Roman"/>
          <w:spacing w:val="-1"/>
        </w:rPr>
      </w:pPr>
      <w:r w:rsidRPr="00233DF8">
        <w:rPr>
          <w:rFonts w:ascii="Times New Roman" w:hAnsi="Times New Roman"/>
          <w:spacing w:val="-1"/>
        </w:rPr>
        <w:t xml:space="preserve">In consideration of the performance of the Services, </w:t>
      </w:r>
      <w:r w:rsidR="00BE348C" w:rsidRPr="00233DF8">
        <w:rPr>
          <w:rFonts w:ascii="Times New Roman" w:hAnsi="Times New Roman"/>
          <w:spacing w:val="-1"/>
        </w:rPr>
        <w:t>the</w:t>
      </w:r>
      <w:r w:rsidRPr="00233DF8">
        <w:rPr>
          <w:rFonts w:ascii="Times New Roman" w:hAnsi="Times New Roman"/>
          <w:spacing w:val="-1"/>
        </w:rPr>
        <w:t xml:space="preserve"> </w:t>
      </w:r>
      <w:r w:rsidR="0099271D" w:rsidRPr="00233DF8">
        <w:rPr>
          <w:rFonts w:ascii="Times New Roman" w:hAnsi="Times New Roman"/>
          <w:spacing w:val="-1"/>
        </w:rPr>
        <w:t xml:space="preserve">fees for the provision of services </w:t>
      </w:r>
      <w:proofErr w:type="gramStart"/>
      <w:r w:rsidR="00202D34" w:rsidRPr="00233DF8">
        <w:rPr>
          <w:rFonts w:ascii="Times New Roman" w:hAnsi="Times New Roman"/>
          <w:spacing w:val="-1"/>
        </w:rPr>
        <w:t>is</w:t>
      </w:r>
      <w:proofErr w:type="gramEnd"/>
      <w:r w:rsidRPr="00233DF8">
        <w:rPr>
          <w:rFonts w:ascii="Times New Roman" w:hAnsi="Times New Roman"/>
          <w:spacing w:val="-1"/>
        </w:rPr>
        <w:t xml:space="preserve"> </w:t>
      </w:r>
      <w:r w:rsidR="00887E54" w:rsidRPr="00233DF8">
        <w:rPr>
          <w:rFonts w:ascii="Times New Roman" w:hAnsi="Times New Roman"/>
          <w:spacing w:val="-1"/>
        </w:rPr>
        <w:t>[</w:t>
      </w:r>
      <w:r w:rsidR="00A854D1" w:rsidRPr="00233DF8">
        <w:rPr>
          <w:rFonts w:ascii="Times New Roman" w:hAnsi="Times New Roman"/>
          <w:spacing w:val="-1"/>
        </w:rPr>
        <w:t>INR</w:t>
      </w:r>
      <w:r w:rsidR="004126C8" w:rsidRPr="00233DF8">
        <w:rPr>
          <w:rFonts w:ascii="Times New Roman" w:hAnsi="Times New Roman"/>
          <w:spacing w:val="-1"/>
        </w:rPr>
        <w:t xml:space="preserve"> </w:t>
      </w:r>
      <w:r w:rsidR="0012120E" w:rsidRPr="00233DF8">
        <w:rPr>
          <w:rFonts w:ascii="Times New Roman" w:hAnsi="Times New Roman"/>
          <w:spacing w:val="-1"/>
        </w:rPr>
        <w:t>3</w:t>
      </w:r>
      <w:r w:rsidR="002546E1" w:rsidRPr="00233DF8">
        <w:rPr>
          <w:rFonts w:ascii="Times New Roman" w:hAnsi="Times New Roman"/>
          <w:spacing w:val="-1"/>
        </w:rPr>
        <w:t xml:space="preserve">, </w:t>
      </w:r>
      <w:r w:rsidR="0012120E" w:rsidRPr="00233DF8">
        <w:rPr>
          <w:rFonts w:ascii="Times New Roman" w:hAnsi="Times New Roman"/>
          <w:spacing w:val="-1"/>
        </w:rPr>
        <w:t>00</w:t>
      </w:r>
      <w:r w:rsidR="004126C8" w:rsidRPr="00233DF8">
        <w:rPr>
          <w:rFonts w:ascii="Times New Roman" w:hAnsi="Times New Roman"/>
          <w:spacing w:val="-1"/>
        </w:rPr>
        <w:t>, 000</w:t>
      </w:r>
      <w:r w:rsidR="00123CA4" w:rsidRPr="00233DF8">
        <w:rPr>
          <w:rFonts w:ascii="Times New Roman" w:hAnsi="Times New Roman"/>
          <w:spacing w:val="-1"/>
        </w:rPr>
        <w:t xml:space="preserve">] </w:t>
      </w:r>
      <w:r w:rsidR="001E306C" w:rsidRPr="00233DF8">
        <w:rPr>
          <w:rFonts w:ascii="Times New Roman" w:hAnsi="Times New Roman"/>
          <w:spacing w:val="-1"/>
        </w:rPr>
        <w:t>[</w:t>
      </w:r>
      <w:r w:rsidR="004126C8" w:rsidRPr="00233DF8">
        <w:rPr>
          <w:rFonts w:ascii="Times New Roman" w:hAnsi="Times New Roman"/>
          <w:spacing w:val="-1"/>
        </w:rPr>
        <w:t xml:space="preserve">Indian Rupees </w:t>
      </w:r>
      <w:r w:rsidR="0012120E" w:rsidRPr="00233DF8">
        <w:rPr>
          <w:rFonts w:ascii="Times New Roman" w:hAnsi="Times New Roman"/>
          <w:spacing w:val="-1"/>
        </w:rPr>
        <w:t xml:space="preserve">Three </w:t>
      </w:r>
      <w:r w:rsidR="004126C8" w:rsidRPr="00233DF8">
        <w:rPr>
          <w:rFonts w:ascii="Times New Roman" w:hAnsi="Times New Roman"/>
          <w:spacing w:val="-1"/>
        </w:rPr>
        <w:t>Lakhs</w:t>
      </w:r>
      <w:r w:rsidR="002546E1" w:rsidRPr="00233DF8">
        <w:rPr>
          <w:rFonts w:ascii="Times New Roman" w:hAnsi="Times New Roman"/>
          <w:spacing w:val="-1"/>
        </w:rPr>
        <w:t xml:space="preserve"> only</w:t>
      </w:r>
      <w:r w:rsidR="001E306C" w:rsidRPr="00233DF8">
        <w:rPr>
          <w:rFonts w:ascii="Times New Roman" w:hAnsi="Times New Roman"/>
          <w:spacing w:val="-1"/>
        </w:rPr>
        <w:t>]</w:t>
      </w:r>
      <w:r w:rsidR="00887E54" w:rsidRPr="00233DF8">
        <w:rPr>
          <w:rFonts w:ascii="Times New Roman" w:hAnsi="Times New Roman"/>
          <w:spacing w:val="-1"/>
        </w:rPr>
        <w:t xml:space="preserve"> </w:t>
      </w:r>
      <w:r w:rsidR="00BE348C" w:rsidRPr="00233DF8">
        <w:rPr>
          <w:rFonts w:ascii="Times New Roman" w:hAnsi="Times New Roman"/>
          <w:spacing w:val="-1"/>
        </w:rPr>
        <w:t>(the “Fee</w:t>
      </w:r>
      <w:r w:rsidR="00202D34" w:rsidRPr="00233DF8">
        <w:rPr>
          <w:rFonts w:ascii="Times New Roman" w:hAnsi="Times New Roman"/>
          <w:spacing w:val="-1"/>
        </w:rPr>
        <w:t>s</w:t>
      </w:r>
      <w:r w:rsidR="00BE348C" w:rsidRPr="00233DF8">
        <w:rPr>
          <w:rFonts w:ascii="Times New Roman" w:hAnsi="Times New Roman"/>
          <w:spacing w:val="-1"/>
        </w:rPr>
        <w:t>”).</w:t>
      </w:r>
      <w:r w:rsidR="00A854D1" w:rsidRPr="00233DF8">
        <w:rPr>
          <w:rFonts w:ascii="Times New Roman" w:hAnsi="Times New Roman"/>
          <w:spacing w:val="-1"/>
        </w:rPr>
        <w:t xml:space="preserve"> </w:t>
      </w:r>
      <w:r w:rsidR="00B42F2F" w:rsidRPr="00233DF8">
        <w:rPr>
          <w:rFonts w:ascii="Times New Roman" w:hAnsi="Times New Roman"/>
          <w:spacing w:val="-1"/>
        </w:rPr>
        <w:t xml:space="preserve">This is subject to the fact that there is no change to the Scope of Work as mentioned under </w:t>
      </w:r>
      <w:r w:rsidR="00D94AFA" w:rsidRPr="00233DF8">
        <w:rPr>
          <w:rFonts w:ascii="Times New Roman" w:hAnsi="Times New Roman"/>
          <w:spacing w:val="-1"/>
        </w:rPr>
        <w:t xml:space="preserve">Section </w:t>
      </w:r>
      <w:r w:rsidR="00B42F2F" w:rsidRPr="00233DF8">
        <w:rPr>
          <w:rFonts w:ascii="Times New Roman" w:hAnsi="Times New Roman"/>
          <w:spacing w:val="-1"/>
        </w:rPr>
        <w:t xml:space="preserve">1 above and/or key assumptions used in the development of the fees, as mentioned below. </w:t>
      </w:r>
    </w:p>
    <w:p w14:paraId="0E1B4ADC" w14:textId="77777777" w:rsidR="00202D34" w:rsidRPr="00233DF8" w:rsidRDefault="00202D34" w:rsidP="004910D8">
      <w:pPr>
        <w:pStyle w:val="ListParagraph"/>
        <w:spacing w:after="0"/>
        <w:ind w:left="1080" w:hanging="630"/>
        <w:jc w:val="both"/>
        <w:rPr>
          <w:rFonts w:ascii="Times New Roman" w:hAnsi="Times New Roman"/>
          <w:spacing w:val="-1"/>
        </w:rPr>
      </w:pPr>
    </w:p>
    <w:p w14:paraId="481384A1" w14:textId="4E80A680" w:rsidR="00202D34" w:rsidRPr="00233DF8" w:rsidRDefault="00426030" w:rsidP="008247A2">
      <w:pPr>
        <w:pStyle w:val="ListParagraph"/>
        <w:numPr>
          <w:ilvl w:val="1"/>
          <w:numId w:val="2"/>
        </w:numPr>
        <w:spacing w:after="0"/>
        <w:ind w:left="1080" w:hanging="630"/>
        <w:jc w:val="both"/>
        <w:rPr>
          <w:rFonts w:ascii="Times New Roman" w:hAnsi="Times New Roman"/>
          <w:spacing w:val="-1"/>
        </w:rPr>
      </w:pPr>
      <w:r w:rsidRPr="00233DF8">
        <w:rPr>
          <w:rFonts w:ascii="Times New Roman" w:hAnsi="Times New Roman"/>
          <w:spacing w:val="-1"/>
        </w:rPr>
        <w:t>Our fee</w:t>
      </w:r>
      <w:r w:rsidR="0099271D" w:rsidRPr="00233DF8">
        <w:rPr>
          <w:rFonts w:ascii="Times New Roman" w:hAnsi="Times New Roman"/>
          <w:spacing w:val="-1"/>
        </w:rPr>
        <w:t>s</w:t>
      </w:r>
      <w:r w:rsidRPr="00233DF8">
        <w:rPr>
          <w:rFonts w:ascii="Times New Roman" w:hAnsi="Times New Roman"/>
          <w:spacing w:val="-1"/>
        </w:rPr>
        <w:t xml:space="preserve"> </w:t>
      </w:r>
      <w:r w:rsidR="00A14D2D" w:rsidRPr="00233DF8">
        <w:rPr>
          <w:rFonts w:ascii="Times New Roman" w:hAnsi="Times New Roman"/>
          <w:spacing w:val="-1"/>
        </w:rPr>
        <w:t>are exclusive of out-of-pocket expenses</w:t>
      </w:r>
      <w:r w:rsidR="00631FB6" w:rsidRPr="00233DF8">
        <w:rPr>
          <w:rFonts w:ascii="Times New Roman" w:hAnsi="Times New Roman"/>
          <w:spacing w:val="-1"/>
        </w:rPr>
        <w:t xml:space="preserve">, including travel and </w:t>
      </w:r>
      <w:r w:rsidR="00A854D1" w:rsidRPr="00233DF8">
        <w:rPr>
          <w:rFonts w:ascii="Times New Roman" w:hAnsi="Times New Roman"/>
          <w:spacing w:val="-1"/>
        </w:rPr>
        <w:t>accommodation</w:t>
      </w:r>
      <w:r w:rsidR="00B42F2F" w:rsidRPr="00233DF8">
        <w:rPr>
          <w:rFonts w:ascii="Times New Roman" w:hAnsi="Times New Roman"/>
          <w:spacing w:val="-1"/>
        </w:rPr>
        <w:t>,</w:t>
      </w:r>
      <w:r w:rsidR="00A14D2D" w:rsidRPr="00233DF8">
        <w:rPr>
          <w:rFonts w:ascii="Times New Roman" w:hAnsi="Times New Roman"/>
          <w:spacing w:val="-1"/>
        </w:rPr>
        <w:t xml:space="preserve"> which will be billed on actual incurred basis </w:t>
      </w:r>
      <w:r w:rsidR="00B42F2F" w:rsidRPr="00233DF8">
        <w:rPr>
          <w:rFonts w:ascii="Times New Roman" w:hAnsi="Times New Roman"/>
          <w:spacing w:val="-1"/>
        </w:rPr>
        <w:t>and applicable taxes</w:t>
      </w:r>
      <w:r w:rsidR="00A14D2D" w:rsidRPr="00233DF8">
        <w:rPr>
          <w:rFonts w:ascii="Times New Roman" w:hAnsi="Times New Roman"/>
          <w:spacing w:val="-1"/>
        </w:rPr>
        <w:t>. We will seek prior approval from you for incurring any such out-of-pocket expenses</w:t>
      </w:r>
      <w:r w:rsidR="00A304F6" w:rsidRPr="00233DF8">
        <w:rPr>
          <w:rFonts w:ascii="Times New Roman" w:hAnsi="Times New Roman"/>
          <w:spacing w:val="-1"/>
        </w:rPr>
        <w:t>.</w:t>
      </w:r>
      <w:r w:rsidR="005273CC" w:rsidRPr="00233DF8">
        <w:rPr>
          <w:rFonts w:ascii="Times New Roman" w:hAnsi="Times New Roman"/>
          <w:spacing w:val="-1"/>
        </w:rPr>
        <w:t xml:space="preserve"> The Out-of-Pocket Expenses shall not, under any circumstances, exceed </w:t>
      </w:r>
      <w:r w:rsidR="002546E1" w:rsidRPr="00233DF8">
        <w:rPr>
          <w:rFonts w:ascii="Times New Roman" w:hAnsi="Times New Roman"/>
          <w:spacing w:val="-1"/>
        </w:rPr>
        <w:t>four percent</w:t>
      </w:r>
      <w:r w:rsidR="005273CC" w:rsidRPr="00233DF8">
        <w:rPr>
          <w:rFonts w:ascii="Times New Roman" w:hAnsi="Times New Roman"/>
          <w:spacing w:val="-1"/>
        </w:rPr>
        <w:t xml:space="preserve"> (</w:t>
      </w:r>
      <w:r w:rsidR="005614AA" w:rsidRPr="00233DF8">
        <w:rPr>
          <w:rFonts w:ascii="Times New Roman" w:hAnsi="Times New Roman"/>
          <w:spacing w:val="-1"/>
        </w:rPr>
        <w:t>4</w:t>
      </w:r>
      <w:r w:rsidR="007622C9" w:rsidRPr="00233DF8">
        <w:rPr>
          <w:rFonts w:ascii="Times New Roman" w:hAnsi="Times New Roman"/>
          <w:spacing w:val="-1"/>
        </w:rPr>
        <w:t>%</w:t>
      </w:r>
      <w:r w:rsidR="005273CC" w:rsidRPr="00233DF8">
        <w:rPr>
          <w:rFonts w:ascii="Times New Roman" w:hAnsi="Times New Roman"/>
          <w:spacing w:val="-1"/>
        </w:rPr>
        <w:t xml:space="preserve">) of the total Service Fees payable by the Client over the </w:t>
      </w:r>
      <w:r w:rsidR="0060774C" w:rsidRPr="00233DF8">
        <w:rPr>
          <w:rFonts w:ascii="Times New Roman" w:hAnsi="Times New Roman"/>
          <w:spacing w:val="-1"/>
        </w:rPr>
        <w:t>t</w:t>
      </w:r>
      <w:r w:rsidR="005273CC" w:rsidRPr="00233DF8">
        <w:rPr>
          <w:rFonts w:ascii="Times New Roman" w:hAnsi="Times New Roman"/>
          <w:spacing w:val="-1"/>
        </w:rPr>
        <w:t>erm of this</w:t>
      </w:r>
      <w:r w:rsidR="0060774C" w:rsidRPr="00233DF8">
        <w:rPr>
          <w:rFonts w:ascii="Times New Roman" w:hAnsi="Times New Roman"/>
          <w:spacing w:val="-1"/>
        </w:rPr>
        <w:t xml:space="preserve"> Engagement Letter</w:t>
      </w:r>
      <w:r w:rsidR="005273CC" w:rsidRPr="00233DF8">
        <w:rPr>
          <w:rFonts w:ascii="Times New Roman" w:hAnsi="Times New Roman"/>
          <w:spacing w:val="-1"/>
        </w:rPr>
        <w:t>. Reimbursement of such expenses shall be affected within thirty (90) days from the date of receipt of a valid and duly submitted invoice, accompanied by appropriate supporting documentation substantiating the actual costs incurred.</w:t>
      </w:r>
    </w:p>
    <w:p w14:paraId="2FD402DC" w14:textId="77777777" w:rsidR="00202D34" w:rsidRPr="00233DF8" w:rsidRDefault="00202D34" w:rsidP="004910D8">
      <w:pPr>
        <w:pStyle w:val="ListParagraph"/>
        <w:spacing w:after="0"/>
        <w:ind w:left="1080" w:hanging="630"/>
        <w:jc w:val="both"/>
        <w:rPr>
          <w:rFonts w:ascii="Times New Roman" w:hAnsi="Times New Roman"/>
          <w:spacing w:val="-1"/>
        </w:rPr>
      </w:pPr>
    </w:p>
    <w:p w14:paraId="737E7AC0" w14:textId="03712EC9" w:rsidR="00426030" w:rsidRPr="00233DF8" w:rsidRDefault="00426030" w:rsidP="008247A2">
      <w:pPr>
        <w:pStyle w:val="ListParagraph"/>
        <w:numPr>
          <w:ilvl w:val="1"/>
          <w:numId w:val="2"/>
        </w:numPr>
        <w:spacing w:after="0"/>
        <w:ind w:left="1080" w:hanging="630"/>
        <w:jc w:val="both"/>
        <w:rPr>
          <w:rFonts w:ascii="Times New Roman" w:hAnsi="Times New Roman"/>
          <w:spacing w:val="-1"/>
        </w:rPr>
      </w:pPr>
      <w:r w:rsidRPr="00233DF8">
        <w:rPr>
          <w:rFonts w:ascii="Times New Roman" w:hAnsi="Times New Roman"/>
          <w:spacing w:val="-1"/>
        </w:rPr>
        <w:t>Our payment Terms are as follows:</w:t>
      </w:r>
      <w:r w:rsidR="00B42F2F" w:rsidRPr="00233DF8">
        <w:rPr>
          <w:rFonts w:ascii="Times New Roman" w:hAnsi="Times New Roman"/>
          <w:spacing w:val="-1"/>
        </w:rPr>
        <w:t xml:space="preserve"> </w:t>
      </w:r>
    </w:p>
    <w:p w14:paraId="5DE71040" w14:textId="283F8BBE" w:rsidR="00426030" w:rsidRPr="00233DF8" w:rsidRDefault="0012120E" w:rsidP="00FB1EA8">
      <w:pPr>
        <w:numPr>
          <w:ilvl w:val="0"/>
          <w:numId w:val="4"/>
        </w:numPr>
        <w:spacing w:line="276" w:lineRule="auto"/>
        <w:ind w:left="1080" w:firstLine="0"/>
        <w:jc w:val="both"/>
        <w:rPr>
          <w:sz w:val="22"/>
          <w:szCs w:val="22"/>
        </w:rPr>
      </w:pPr>
      <w:r w:rsidRPr="00233DF8">
        <w:rPr>
          <w:sz w:val="22"/>
          <w:szCs w:val="22"/>
        </w:rPr>
        <w:t>10</w:t>
      </w:r>
      <w:r w:rsidR="00A304F6" w:rsidRPr="00233DF8">
        <w:rPr>
          <w:sz w:val="22"/>
          <w:szCs w:val="22"/>
        </w:rPr>
        <w:t>0</w:t>
      </w:r>
      <w:r w:rsidR="00426030" w:rsidRPr="00233DF8">
        <w:rPr>
          <w:sz w:val="22"/>
          <w:szCs w:val="22"/>
        </w:rPr>
        <w:t xml:space="preserve">% of </w:t>
      </w:r>
      <w:r w:rsidR="00426030" w:rsidRPr="00233DF8">
        <w:rPr>
          <w:noProof/>
          <w:sz w:val="22"/>
          <w:szCs w:val="22"/>
        </w:rPr>
        <w:t>total</w:t>
      </w:r>
      <w:r w:rsidR="00426030" w:rsidRPr="00233DF8">
        <w:rPr>
          <w:sz w:val="22"/>
          <w:szCs w:val="22"/>
        </w:rPr>
        <w:t xml:space="preserve"> fee upon </w:t>
      </w:r>
      <w:r w:rsidRPr="00233DF8">
        <w:rPr>
          <w:sz w:val="22"/>
          <w:szCs w:val="22"/>
        </w:rPr>
        <w:t>submission of report</w:t>
      </w:r>
    </w:p>
    <w:p w14:paraId="04674F08" w14:textId="77777777" w:rsidR="002959CD" w:rsidRPr="00233DF8" w:rsidRDefault="002959CD" w:rsidP="004910D8">
      <w:pPr>
        <w:spacing w:line="276" w:lineRule="auto"/>
        <w:ind w:left="1260"/>
        <w:jc w:val="both"/>
        <w:rPr>
          <w:sz w:val="22"/>
          <w:szCs w:val="22"/>
        </w:rPr>
      </w:pPr>
    </w:p>
    <w:p w14:paraId="0A4F88FA" w14:textId="3E570714" w:rsidR="00C15899" w:rsidRPr="00233DF8" w:rsidRDefault="00426030" w:rsidP="008247A2">
      <w:pPr>
        <w:pStyle w:val="ListParagraph"/>
        <w:numPr>
          <w:ilvl w:val="1"/>
          <w:numId w:val="2"/>
        </w:numPr>
        <w:spacing w:after="0"/>
        <w:ind w:left="1080" w:hanging="630"/>
        <w:jc w:val="both"/>
        <w:rPr>
          <w:rFonts w:ascii="Times New Roman" w:hAnsi="Times New Roman"/>
          <w:spacing w:val="-1"/>
        </w:rPr>
      </w:pPr>
      <w:r w:rsidRPr="00233DF8">
        <w:rPr>
          <w:rFonts w:ascii="Times New Roman" w:hAnsi="Times New Roman"/>
          <w:spacing w:val="-1"/>
        </w:rPr>
        <w:lastRenderedPageBreak/>
        <w:t>Our fee</w:t>
      </w:r>
      <w:r w:rsidR="0099271D" w:rsidRPr="00233DF8">
        <w:rPr>
          <w:rFonts w:ascii="Times New Roman" w:hAnsi="Times New Roman"/>
          <w:spacing w:val="-1"/>
        </w:rPr>
        <w:t>s</w:t>
      </w:r>
      <w:r w:rsidRPr="00233DF8">
        <w:rPr>
          <w:rFonts w:ascii="Times New Roman" w:hAnsi="Times New Roman"/>
          <w:spacing w:val="-1"/>
        </w:rPr>
        <w:t xml:space="preserve"> </w:t>
      </w:r>
      <w:proofErr w:type="gramStart"/>
      <w:r w:rsidRPr="00233DF8">
        <w:rPr>
          <w:rFonts w:ascii="Times New Roman" w:hAnsi="Times New Roman"/>
          <w:spacing w:val="-1"/>
        </w:rPr>
        <w:t>is</w:t>
      </w:r>
      <w:proofErr w:type="gramEnd"/>
      <w:r w:rsidRPr="00233DF8">
        <w:rPr>
          <w:rFonts w:ascii="Times New Roman" w:hAnsi="Times New Roman"/>
          <w:spacing w:val="-1"/>
        </w:rPr>
        <w:t xml:space="preserve"> payable within </w:t>
      </w:r>
      <w:r w:rsidR="00BC5116" w:rsidRPr="00233DF8">
        <w:rPr>
          <w:rFonts w:ascii="Times New Roman" w:hAnsi="Times New Roman"/>
          <w:spacing w:val="-1"/>
        </w:rPr>
        <w:t>45</w:t>
      </w:r>
      <w:r w:rsidRPr="00233DF8">
        <w:rPr>
          <w:rFonts w:ascii="Times New Roman" w:hAnsi="Times New Roman"/>
          <w:spacing w:val="-1"/>
        </w:rPr>
        <w:t xml:space="preserve"> days from the date of submission of a correctly rendered invoice.</w:t>
      </w:r>
    </w:p>
    <w:p w14:paraId="28469299" w14:textId="77777777" w:rsidR="00C15899" w:rsidRPr="00233DF8" w:rsidRDefault="00C15899" w:rsidP="004910D8">
      <w:pPr>
        <w:pStyle w:val="ListParagraph"/>
        <w:spacing w:after="0"/>
        <w:ind w:left="1080" w:hanging="630"/>
        <w:jc w:val="both"/>
        <w:rPr>
          <w:rFonts w:ascii="Times New Roman" w:hAnsi="Times New Roman"/>
          <w:spacing w:val="-1"/>
        </w:rPr>
      </w:pPr>
    </w:p>
    <w:p w14:paraId="64332621" w14:textId="3036AEC5" w:rsidR="00014536" w:rsidRPr="00233DF8" w:rsidRDefault="005B6806" w:rsidP="008247A2">
      <w:pPr>
        <w:pStyle w:val="ListParagraph"/>
        <w:numPr>
          <w:ilvl w:val="1"/>
          <w:numId w:val="2"/>
        </w:numPr>
        <w:spacing w:after="0"/>
        <w:ind w:left="1080" w:hanging="630"/>
        <w:jc w:val="both"/>
        <w:rPr>
          <w:rFonts w:ascii="Times New Roman" w:hAnsi="Times New Roman"/>
          <w:spacing w:val="-1"/>
        </w:rPr>
      </w:pPr>
      <w:r w:rsidRPr="00233DF8">
        <w:rPr>
          <w:rFonts w:ascii="Times New Roman" w:hAnsi="Times New Roman"/>
          <w:spacing w:val="-1"/>
        </w:rPr>
        <w:t>C</w:t>
      </w:r>
      <w:r w:rsidR="00704C17" w:rsidRPr="00233DF8">
        <w:rPr>
          <w:rFonts w:ascii="Times New Roman" w:hAnsi="Times New Roman"/>
          <w:spacing w:val="-1"/>
        </w:rPr>
        <w:t>ompany</w:t>
      </w:r>
      <w:r w:rsidRPr="00233DF8">
        <w:rPr>
          <w:rFonts w:ascii="Times New Roman" w:hAnsi="Times New Roman"/>
          <w:spacing w:val="-1"/>
        </w:rPr>
        <w:t xml:space="preserve"> hereby agrees and acknowledges that in the event of any defects in the invoice, C</w:t>
      </w:r>
      <w:r w:rsidR="00704C17" w:rsidRPr="00233DF8">
        <w:rPr>
          <w:rFonts w:ascii="Times New Roman" w:hAnsi="Times New Roman"/>
          <w:spacing w:val="-1"/>
        </w:rPr>
        <w:t>ompany</w:t>
      </w:r>
      <w:r w:rsidRPr="00233DF8">
        <w:rPr>
          <w:rFonts w:ascii="Times New Roman" w:hAnsi="Times New Roman"/>
          <w:spacing w:val="-1"/>
        </w:rPr>
        <w:t xml:space="preserve"> shall communicate the same in writing to </w:t>
      </w:r>
      <w:commentRangeStart w:id="9"/>
      <w:commentRangeStart w:id="10"/>
      <w:r w:rsidRPr="00233DF8">
        <w:rPr>
          <w:rFonts w:ascii="Times New Roman" w:hAnsi="Times New Roman"/>
          <w:spacing w:val="-1"/>
        </w:rPr>
        <w:t xml:space="preserve">Protiviti within </w:t>
      </w:r>
      <w:r w:rsidR="000C765A">
        <w:rPr>
          <w:rFonts w:ascii="Times New Roman" w:hAnsi="Times New Roman"/>
          <w:spacing w:val="-1"/>
        </w:rPr>
        <w:t>7 days</w:t>
      </w:r>
      <w:r w:rsidRPr="00233DF8">
        <w:rPr>
          <w:rFonts w:ascii="Times New Roman" w:hAnsi="Times New Roman"/>
          <w:spacing w:val="-1"/>
        </w:rPr>
        <w:t xml:space="preserve"> </w:t>
      </w:r>
      <w:commentRangeEnd w:id="9"/>
      <w:r w:rsidR="00111655" w:rsidRPr="00233DF8">
        <w:rPr>
          <w:rStyle w:val="CommentReference"/>
          <w:rFonts w:ascii="Times New Roman" w:eastAsia="Times New Roman" w:hAnsi="Times New Roman"/>
          <w:lang w:val="en-US"/>
        </w:rPr>
        <w:commentReference w:id="9"/>
      </w:r>
      <w:commentRangeEnd w:id="10"/>
      <w:r w:rsidR="005D19D2" w:rsidRPr="00233DF8">
        <w:rPr>
          <w:rStyle w:val="CommentReference"/>
          <w:rFonts w:ascii="Times New Roman" w:eastAsia="Times New Roman" w:hAnsi="Times New Roman"/>
          <w:lang w:val="en-US"/>
        </w:rPr>
        <w:commentReference w:id="10"/>
      </w:r>
      <w:r w:rsidRPr="00233DF8">
        <w:rPr>
          <w:rFonts w:ascii="Times New Roman" w:hAnsi="Times New Roman"/>
          <w:spacing w:val="-1"/>
        </w:rPr>
        <w:t>from the date of receipt of invoice by the C</w:t>
      </w:r>
      <w:r w:rsidR="006A5B83" w:rsidRPr="00233DF8">
        <w:rPr>
          <w:rFonts w:ascii="Times New Roman" w:hAnsi="Times New Roman"/>
          <w:spacing w:val="-1"/>
        </w:rPr>
        <w:t>ompany</w:t>
      </w:r>
      <w:r w:rsidRPr="00233DF8">
        <w:rPr>
          <w:rFonts w:ascii="Times New Roman" w:hAnsi="Times New Roman"/>
          <w:spacing w:val="-1"/>
        </w:rPr>
        <w:t xml:space="preserve">. </w:t>
      </w:r>
      <w:r w:rsidR="00704C17" w:rsidRPr="00233DF8">
        <w:rPr>
          <w:rFonts w:ascii="Times New Roman" w:hAnsi="Times New Roman"/>
          <w:spacing w:val="-1"/>
        </w:rPr>
        <w:t>I</w:t>
      </w:r>
      <w:r w:rsidRPr="00233DF8">
        <w:rPr>
          <w:rFonts w:ascii="Times New Roman" w:hAnsi="Times New Roman"/>
          <w:spacing w:val="-1"/>
        </w:rPr>
        <w:t>f Protiviti does not receive any written communication from C</w:t>
      </w:r>
      <w:r w:rsidR="006A5B83" w:rsidRPr="00233DF8">
        <w:rPr>
          <w:rFonts w:ascii="Times New Roman" w:hAnsi="Times New Roman"/>
          <w:spacing w:val="-1"/>
        </w:rPr>
        <w:t>ompany</w:t>
      </w:r>
      <w:r w:rsidR="0077238E" w:rsidRPr="00233DF8">
        <w:rPr>
          <w:rFonts w:ascii="Times New Roman" w:hAnsi="Times New Roman"/>
          <w:spacing w:val="-1"/>
        </w:rPr>
        <w:t xml:space="preserve"> withi</w:t>
      </w:r>
      <w:r w:rsidR="000B732A" w:rsidRPr="00233DF8">
        <w:rPr>
          <w:rFonts w:ascii="Times New Roman" w:hAnsi="Times New Roman"/>
          <w:spacing w:val="-1"/>
        </w:rPr>
        <w:t xml:space="preserve">n </w:t>
      </w:r>
      <w:r w:rsidR="006B1146" w:rsidRPr="00233DF8">
        <w:rPr>
          <w:rFonts w:ascii="Times New Roman" w:hAnsi="Times New Roman"/>
          <w:spacing w:val="-1"/>
        </w:rPr>
        <w:t>7 days</w:t>
      </w:r>
      <w:r w:rsidR="0077238E" w:rsidRPr="00233DF8">
        <w:rPr>
          <w:rFonts w:ascii="Times New Roman" w:hAnsi="Times New Roman"/>
          <w:spacing w:val="-1"/>
        </w:rPr>
        <w:t xml:space="preserve">, </w:t>
      </w:r>
      <w:r w:rsidRPr="00233DF8">
        <w:rPr>
          <w:rFonts w:ascii="Times New Roman" w:hAnsi="Times New Roman"/>
          <w:spacing w:val="-1"/>
        </w:rPr>
        <w:t xml:space="preserve">then </w:t>
      </w:r>
      <w:r w:rsidR="005B457A" w:rsidRPr="00233DF8">
        <w:rPr>
          <w:rFonts w:ascii="Times New Roman" w:hAnsi="Times New Roman"/>
          <w:spacing w:val="-1"/>
        </w:rPr>
        <w:t>such</w:t>
      </w:r>
      <w:r w:rsidRPr="00233DF8">
        <w:rPr>
          <w:rFonts w:ascii="Times New Roman" w:hAnsi="Times New Roman"/>
          <w:spacing w:val="-1"/>
        </w:rPr>
        <w:t xml:space="preserve"> invoice shall be deemed accepted by C</w:t>
      </w:r>
      <w:r w:rsidR="0077238E" w:rsidRPr="00233DF8">
        <w:rPr>
          <w:rFonts w:ascii="Times New Roman" w:hAnsi="Times New Roman"/>
          <w:spacing w:val="-1"/>
        </w:rPr>
        <w:t>ompany</w:t>
      </w:r>
      <w:r w:rsidRPr="00233DF8">
        <w:rPr>
          <w:rFonts w:ascii="Times New Roman" w:hAnsi="Times New Roman"/>
          <w:spacing w:val="-1"/>
        </w:rPr>
        <w:t xml:space="preserve">. However, if </w:t>
      </w:r>
      <w:r w:rsidR="000B732A" w:rsidRPr="00233DF8">
        <w:rPr>
          <w:rFonts w:ascii="Times New Roman" w:hAnsi="Times New Roman"/>
          <w:spacing w:val="-1"/>
        </w:rPr>
        <w:t xml:space="preserve">the </w:t>
      </w:r>
      <w:r w:rsidRPr="00233DF8">
        <w:rPr>
          <w:rFonts w:ascii="Times New Roman" w:hAnsi="Times New Roman"/>
          <w:spacing w:val="-1"/>
        </w:rPr>
        <w:t>C</w:t>
      </w:r>
      <w:r w:rsidR="0077238E" w:rsidRPr="00233DF8">
        <w:rPr>
          <w:rFonts w:ascii="Times New Roman" w:hAnsi="Times New Roman"/>
          <w:spacing w:val="-1"/>
        </w:rPr>
        <w:t>ompany</w:t>
      </w:r>
      <w:r w:rsidRPr="00233DF8">
        <w:rPr>
          <w:rFonts w:ascii="Times New Roman" w:hAnsi="Times New Roman"/>
          <w:spacing w:val="-1"/>
        </w:rPr>
        <w:t xml:space="preserve"> communicates the defects or changes in </w:t>
      </w:r>
      <w:r w:rsidR="00E61625" w:rsidRPr="00233DF8">
        <w:rPr>
          <w:rFonts w:ascii="Times New Roman" w:hAnsi="Times New Roman"/>
          <w:spacing w:val="-1"/>
        </w:rPr>
        <w:t>the i</w:t>
      </w:r>
      <w:r w:rsidRPr="00233DF8">
        <w:rPr>
          <w:rFonts w:ascii="Times New Roman" w:hAnsi="Times New Roman"/>
          <w:spacing w:val="-1"/>
        </w:rPr>
        <w:t>nvoice to Protiviti in written form within the aforesaid timeline then in such event Protiviti will issue a revised invoice within 48 hours from the receipt of such notification from the C</w:t>
      </w:r>
      <w:r w:rsidR="00E61625" w:rsidRPr="00233DF8">
        <w:rPr>
          <w:rFonts w:ascii="Times New Roman" w:hAnsi="Times New Roman"/>
          <w:spacing w:val="-1"/>
        </w:rPr>
        <w:t>ompany</w:t>
      </w:r>
      <w:r w:rsidRPr="00233DF8">
        <w:rPr>
          <w:rFonts w:ascii="Times New Roman" w:hAnsi="Times New Roman"/>
          <w:spacing w:val="-1"/>
        </w:rPr>
        <w:t>. Except for instances where the defect in the original invoice is not attributable to Protiviti</w:t>
      </w:r>
      <w:r w:rsidR="00586886" w:rsidRPr="00233DF8">
        <w:rPr>
          <w:rFonts w:ascii="Times New Roman" w:hAnsi="Times New Roman"/>
          <w:spacing w:val="-1"/>
        </w:rPr>
        <w:t>,</w:t>
      </w:r>
      <w:r w:rsidRPr="00233DF8">
        <w:rPr>
          <w:rFonts w:ascii="Times New Roman" w:hAnsi="Times New Roman"/>
          <w:spacing w:val="-1"/>
        </w:rPr>
        <w:t xml:space="preserve"> the credit period agreed between the Parties under </w:t>
      </w:r>
      <w:r w:rsidR="00823664" w:rsidRPr="00233DF8">
        <w:rPr>
          <w:rFonts w:ascii="Times New Roman" w:hAnsi="Times New Roman"/>
          <w:spacing w:val="-1"/>
        </w:rPr>
        <w:t>section 5.4</w:t>
      </w:r>
      <w:r w:rsidRPr="00233DF8">
        <w:rPr>
          <w:rFonts w:ascii="Times New Roman" w:hAnsi="Times New Roman"/>
          <w:spacing w:val="-1"/>
        </w:rPr>
        <w:t xml:space="preserve"> shall be applicable from the date of </w:t>
      </w:r>
      <w:r w:rsidR="00D1183F" w:rsidRPr="00233DF8">
        <w:rPr>
          <w:rFonts w:ascii="Times New Roman" w:hAnsi="Times New Roman"/>
          <w:spacing w:val="-1"/>
        </w:rPr>
        <w:t xml:space="preserve">submission of the </w:t>
      </w:r>
      <w:r w:rsidRPr="00233DF8">
        <w:rPr>
          <w:rFonts w:ascii="Times New Roman" w:hAnsi="Times New Roman"/>
          <w:spacing w:val="-1"/>
        </w:rPr>
        <w:t xml:space="preserve">original invoice. However, in the event the defect in the invoice is attributable to Protiviti then in such event the payment shall be made by the Client within </w:t>
      </w:r>
      <w:proofErr w:type="gramStart"/>
      <w:r w:rsidR="0076490F" w:rsidRPr="00233DF8">
        <w:rPr>
          <w:rFonts w:ascii="Times New Roman" w:hAnsi="Times New Roman"/>
          <w:spacing w:val="-1"/>
        </w:rPr>
        <w:t>f</w:t>
      </w:r>
      <w:r w:rsidR="005A3C55" w:rsidRPr="00233DF8">
        <w:rPr>
          <w:rFonts w:ascii="Times New Roman" w:hAnsi="Times New Roman"/>
          <w:spacing w:val="-1"/>
        </w:rPr>
        <w:t>orty five</w:t>
      </w:r>
      <w:proofErr w:type="gramEnd"/>
      <w:r w:rsidR="0076490F" w:rsidRPr="00233DF8">
        <w:rPr>
          <w:rFonts w:ascii="Times New Roman" w:hAnsi="Times New Roman"/>
          <w:spacing w:val="-1"/>
        </w:rPr>
        <w:t xml:space="preserve"> (</w:t>
      </w:r>
      <w:r w:rsidR="005A3C55" w:rsidRPr="00233DF8">
        <w:rPr>
          <w:rFonts w:ascii="Times New Roman" w:hAnsi="Times New Roman"/>
          <w:spacing w:val="-1"/>
        </w:rPr>
        <w:t>4</w:t>
      </w:r>
      <w:r w:rsidR="0076490F" w:rsidRPr="00233DF8">
        <w:rPr>
          <w:rFonts w:ascii="Times New Roman" w:hAnsi="Times New Roman"/>
          <w:spacing w:val="-1"/>
        </w:rPr>
        <w:t>5)</w:t>
      </w:r>
      <w:r w:rsidRPr="00233DF8">
        <w:rPr>
          <w:rFonts w:ascii="Times New Roman" w:hAnsi="Times New Roman"/>
          <w:spacing w:val="-1"/>
        </w:rPr>
        <w:t xml:space="preserve"> days from the date of </w:t>
      </w:r>
      <w:r w:rsidR="004861BF" w:rsidRPr="00233DF8">
        <w:rPr>
          <w:rFonts w:ascii="Times New Roman" w:hAnsi="Times New Roman"/>
          <w:spacing w:val="-1"/>
        </w:rPr>
        <w:t>submission</w:t>
      </w:r>
      <w:r w:rsidRPr="00233DF8">
        <w:rPr>
          <w:rFonts w:ascii="Times New Roman" w:hAnsi="Times New Roman"/>
          <w:spacing w:val="-1"/>
        </w:rPr>
        <w:t xml:space="preserve"> of the revised invoice.</w:t>
      </w:r>
    </w:p>
    <w:p w14:paraId="194AA9B7" w14:textId="77777777" w:rsidR="00014536" w:rsidRPr="00233DF8" w:rsidRDefault="00014536" w:rsidP="004910D8">
      <w:pPr>
        <w:pStyle w:val="ListParagraph"/>
        <w:jc w:val="both"/>
        <w:rPr>
          <w:rFonts w:ascii="Times New Roman" w:hAnsi="Times New Roman"/>
        </w:rPr>
      </w:pPr>
    </w:p>
    <w:p w14:paraId="1F65B22D" w14:textId="77777777" w:rsidR="00CD2DE3" w:rsidRPr="00233DF8" w:rsidRDefault="00CD2DE3" w:rsidP="008247A2">
      <w:pPr>
        <w:pStyle w:val="ListParagraph"/>
        <w:numPr>
          <w:ilvl w:val="1"/>
          <w:numId w:val="2"/>
        </w:numPr>
        <w:spacing w:after="0"/>
        <w:ind w:left="1080" w:hanging="630"/>
        <w:jc w:val="both"/>
        <w:rPr>
          <w:rFonts w:ascii="Times New Roman" w:hAnsi="Times New Roman"/>
          <w:spacing w:val="-1"/>
        </w:rPr>
      </w:pPr>
      <w:r w:rsidRPr="00233DF8">
        <w:rPr>
          <w:rFonts w:ascii="Times New Roman" w:hAnsi="Times New Roman"/>
          <w:spacing w:val="-1"/>
        </w:rPr>
        <w:t>The information below will be used while raising the invoices and is agreed by both the parties:</w:t>
      </w:r>
    </w:p>
    <w:p w14:paraId="1B7139DF" w14:textId="77777777" w:rsidR="00CD2DE3" w:rsidRPr="00233DF8" w:rsidRDefault="00CD2DE3" w:rsidP="004910D8">
      <w:pPr>
        <w:pStyle w:val="ListParagraph"/>
        <w:jc w:val="both"/>
        <w:rPr>
          <w:rFonts w:ascii="Times New Roman" w:hAnsi="Times New Roman"/>
          <w:spacing w:val="-1"/>
        </w:rPr>
      </w:pPr>
    </w:p>
    <w:p w14:paraId="61C5EB76" w14:textId="1BD73B35" w:rsidR="00CD2DE3" w:rsidRPr="00233DF8" w:rsidRDefault="00CD2DE3" w:rsidP="008247A2">
      <w:pPr>
        <w:pStyle w:val="ListParagraph"/>
        <w:numPr>
          <w:ilvl w:val="0"/>
          <w:numId w:val="12"/>
        </w:numPr>
        <w:spacing w:after="0"/>
        <w:jc w:val="both"/>
        <w:rPr>
          <w:rFonts w:ascii="Times New Roman" w:hAnsi="Times New Roman"/>
          <w:spacing w:val="-1"/>
        </w:rPr>
      </w:pPr>
      <w:r w:rsidRPr="00233DF8">
        <w:rPr>
          <w:rFonts w:ascii="Times New Roman" w:hAnsi="Times New Roman"/>
          <w:spacing w:val="-1"/>
        </w:rPr>
        <w:t>Name of the billing entity:</w:t>
      </w:r>
      <w:r w:rsidR="005273CC" w:rsidRPr="00233DF8">
        <w:rPr>
          <w:rFonts w:ascii="Times New Roman" w:hAnsi="Times New Roman"/>
          <w:spacing w:val="-1"/>
        </w:rPr>
        <w:t xml:space="preserve"> Nuvama </w:t>
      </w:r>
      <w:r w:rsidR="00210EFC" w:rsidRPr="00233DF8">
        <w:rPr>
          <w:rFonts w:ascii="Times New Roman" w:hAnsi="Times New Roman"/>
          <w:spacing w:val="-1"/>
        </w:rPr>
        <w:t xml:space="preserve">Wealth </w:t>
      </w:r>
      <w:r w:rsidR="005273CC" w:rsidRPr="00233DF8">
        <w:rPr>
          <w:rFonts w:ascii="Times New Roman" w:hAnsi="Times New Roman"/>
          <w:spacing w:val="-1"/>
        </w:rPr>
        <w:t>Management Limited</w:t>
      </w:r>
    </w:p>
    <w:p w14:paraId="00E70AB4" w14:textId="76124646" w:rsidR="00CD2DE3" w:rsidRPr="00233DF8" w:rsidRDefault="00CD2DE3" w:rsidP="008247A2">
      <w:pPr>
        <w:pStyle w:val="ListParagraph"/>
        <w:numPr>
          <w:ilvl w:val="0"/>
          <w:numId w:val="12"/>
        </w:numPr>
        <w:jc w:val="both"/>
        <w:rPr>
          <w:rFonts w:ascii="Times New Roman" w:hAnsi="Times New Roman"/>
          <w:spacing w:val="-1"/>
        </w:rPr>
      </w:pPr>
      <w:r w:rsidRPr="00233DF8">
        <w:rPr>
          <w:rFonts w:ascii="Times New Roman" w:hAnsi="Times New Roman"/>
          <w:spacing w:val="-1"/>
        </w:rPr>
        <w:t>Name of the addressee:</w:t>
      </w:r>
      <w:r w:rsidR="005273CC" w:rsidRPr="00233DF8">
        <w:rPr>
          <w:rFonts w:ascii="Times New Roman" w:hAnsi="Times New Roman"/>
        </w:rPr>
        <w:t xml:space="preserve"> Internal Audit Department</w:t>
      </w:r>
    </w:p>
    <w:p w14:paraId="3A924008" w14:textId="78D436DD" w:rsidR="00CD2DE3" w:rsidRPr="00233DF8" w:rsidRDefault="00CD2DE3" w:rsidP="008247A2">
      <w:pPr>
        <w:pStyle w:val="ListParagraph"/>
        <w:numPr>
          <w:ilvl w:val="0"/>
          <w:numId w:val="12"/>
        </w:numPr>
        <w:jc w:val="both"/>
        <w:rPr>
          <w:rFonts w:ascii="Times New Roman" w:hAnsi="Times New Roman"/>
          <w:spacing w:val="-1"/>
        </w:rPr>
      </w:pPr>
      <w:r w:rsidRPr="00233DF8">
        <w:rPr>
          <w:rFonts w:ascii="Times New Roman" w:hAnsi="Times New Roman"/>
          <w:spacing w:val="-1"/>
        </w:rPr>
        <w:t>Registered address of the billing entity:</w:t>
      </w:r>
      <w:r w:rsidR="005273CC" w:rsidRPr="00233DF8">
        <w:rPr>
          <w:rFonts w:ascii="Times New Roman" w:hAnsi="Times New Roman"/>
          <w:spacing w:val="-1"/>
        </w:rPr>
        <w:t xml:space="preserve"> 8th Floor, Unit No - 801, 802, 803 &amp; 804,</w:t>
      </w:r>
      <w:r w:rsidR="00662271" w:rsidRPr="00233DF8">
        <w:rPr>
          <w:rFonts w:ascii="Times New Roman" w:hAnsi="Times New Roman"/>
          <w:spacing w:val="-1"/>
        </w:rPr>
        <w:t xml:space="preserve"> </w:t>
      </w:r>
      <w:r w:rsidR="005273CC" w:rsidRPr="00233DF8">
        <w:rPr>
          <w:rFonts w:ascii="Times New Roman" w:hAnsi="Times New Roman"/>
          <w:spacing w:val="-1"/>
        </w:rPr>
        <w:t>Inspire BKC, G Block, Bandra Kurla Complex, Bandra East, Mumbai – 400 051</w:t>
      </w:r>
    </w:p>
    <w:p w14:paraId="17AF45EE" w14:textId="0CD734AB" w:rsidR="00CD2DE3" w:rsidRPr="00233DF8" w:rsidRDefault="00CD2DE3" w:rsidP="008247A2">
      <w:pPr>
        <w:pStyle w:val="ListParagraph"/>
        <w:numPr>
          <w:ilvl w:val="0"/>
          <w:numId w:val="12"/>
        </w:numPr>
        <w:spacing w:after="0"/>
        <w:jc w:val="both"/>
        <w:rPr>
          <w:rFonts w:ascii="Times New Roman" w:hAnsi="Times New Roman"/>
          <w:spacing w:val="-1"/>
        </w:rPr>
      </w:pPr>
      <w:r w:rsidRPr="00233DF8">
        <w:rPr>
          <w:rFonts w:ascii="Times New Roman" w:hAnsi="Times New Roman"/>
          <w:spacing w:val="-1"/>
        </w:rPr>
        <w:t>GST No. of the billing entity:</w:t>
      </w:r>
      <w:r w:rsidR="005273CC" w:rsidRPr="00233DF8">
        <w:rPr>
          <w:rFonts w:ascii="Times New Roman" w:hAnsi="Times New Roman"/>
          <w:spacing w:val="-1"/>
        </w:rPr>
        <w:t xml:space="preserve"> </w:t>
      </w:r>
      <w:del w:id="11" w:author="Nikhil Poojari - Nuvama Group" w:date="2025-11-21T19:14:00Z" w16du:dateUtc="2025-11-21T13:44:00Z">
        <w:r w:rsidR="005273CC" w:rsidRPr="00233DF8" w:rsidDel="00210EFC">
          <w:rPr>
            <w:rFonts w:ascii="Times New Roman" w:hAnsi="Times New Roman"/>
            <w:spacing w:val="-1"/>
          </w:rPr>
          <w:delText>27AAFCE6580P1ZX</w:delText>
        </w:r>
      </w:del>
    </w:p>
    <w:p w14:paraId="3A1A844B" w14:textId="556C74F7" w:rsidR="00CD2DE3" w:rsidRPr="00233DF8" w:rsidRDefault="00CD2DE3" w:rsidP="008247A2">
      <w:pPr>
        <w:pStyle w:val="ListParagraph"/>
        <w:numPr>
          <w:ilvl w:val="0"/>
          <w:numId w:val="12"/>
        </w:numPr>
        <w:spacing w:after="0"/>
        <w:jc w:val="both"/>
        <w:rPr>
          <w:rFonts w:ascii="Times New Roman" w:hAnsi="Times New Roman"/>
          <w:spacing w:val="-1"/>
        </w:rPr>
      </w:pPr>
      <w:r w:rsidRPr="00233DF8">
        <w:rPr>
          <w:rFonts w:ascii="Times New Roman" w:hAnsi="Times New Roman"/>
          <w:spacing w:val="-1"/>
        </w:rPr>
        <w:t>Name of SPOC for any billing related query:</w:t>
      </w:r>
      <w:r w:rsidR="005273CC" w:rsidRPr="00233DF8">
        <w:rPr>
          <w:rFonts w:ascii="Times New Roman" w:hAnsi="Times New Roman"/>
          <w:spacing w:val="-1"/>
        </w:rPr>
        <w:t xml:space="preserve"> Nikhil Poojari</w:t>
      </w:r>
    </w:p>
    <w:p w14:paraId="2651FA01" w14:textId="7CA2E933" w:rsidR="00CD2DE3" w:rsidRPr="00233DF8" w:rsidRDefault="00CD2DE3" w:rsidP="008247A2">
      <w:pPr>
        <w:pStyle w:val="ListParagraph"/>
        <w:numPr>
          <w:ilvl w:val="0"/>
          <w:numId w:val="12"/>
        </w:numPr>
        <w:spacing w:after="0"/>
        <w:jc w:val="both"/>
        <w:rPr>
          <w:rFonts w:ascii="Times New Roman" w:hAnsi="Times New Roman"/>
          <w:spacing w:val="-1"/>
        </w:rPr>
      </w:pPr>
      <w:r w:rsidRPr="00233DF8">
        <w:rPr>
          <w:rFonts w:ascii="Times New Roman" w:hAnsi="Times New Roman"/>
          <w:spacing w:val="-1"/>
        </w:rPr>
        <w:t>Email address of SPOC:</w:t>
      </w:r>
      <w:r w:rsidR="005273CC" w:rsidRPr="00233DF8">
        <w:rPr>
          <w:rFonts w:ascii="Times New Roman" w:hAnsi="Times New Roman"/>
        </w:rPr>
        <w:t xml:space="preserve"> </w:t>
      </w:r>
      <w:r w:rsidR="005273CC" w:rsidRPr="00233DF8">
        <w:rPr>
          <w:rFonts w:ascii="Times New Roman" w:hAnsi="Times New Roman"/>
          <w:spacing w:val="-1"/>
        </w:rPr>
        <w:t>nikhil.poojari@nuvama.com</w:t>
      </w:r>
    </w:p>
    <w:p w14:paraId="31F0BA27" w14:textId="49C936CF" w:rsidR="00CD2DE3" w:rsidRPr="00233DF8" w:rsidRDefault="00CD2DE3" w:rsidP="008247A2">
      <w:pPr>
        <w:pStyle w:val="ListParagraph"/>
        <w:numPr>
          <w:ilvl w:val="0"/>
          <w:numId w:val="12"/>
        </w:numPr>
        <w:spacing w:after="0"/>
        <w:jc w:val="both"/>
        <w:rPr>
          <w:rFonts w:ascii="Times New Roman" w:hAnsi="Times New Roman"/>
          <w:spacing w:val="-1"/>
        </w:rPr>
      </w:pPr>
      <w:r w:rsidRPr="00233DF8">
        <w:rPr>
          <w:rFonts w:ascii="Times New Roman" w:hAnsi="Times New Roman"/>
          <w:spacing w:val="-1"/>
        </w:rPr>
        <w:t>Phone/Mobile No. of SPOC:</w:t>
      </w:r>
      <w:ins w:id="12" w:author="Nikhil Poojari - Nuvama Group" w:date="2025-11-21T19:14:00Z" w16du:dateUtc="2025-11-21T13:44:00Z">
        <w:r w:rsidR="00210EFC" w:rsidRPr="00233DF8">
          <w:rPr>
            <w:rFonts w:ascii="Times New Roman" w:hAnsi="Times New Roman"/>
            <w:spacing w:val="-1"/>
          </w:rPr>
          <w:t xml:space="preserve"> </w:t>
        </w:r>
      </w:ins>
      <w:r w:rsidR="005273CC" w:rsidRPr="00233DF8">
        <w:rPr>
          <w:rFonts w:ascii="Times New Roman" w:hAnsi="Times New Roman"/>
          <w:spacing w:val="-1"/>
        </w:rPr>
        <w:t>+91</w:t>
      </w:r>
      <w:r w:rsidRPr="00233DF8">
        <w:rPr>
          <w:rFonts w:ascii="Times New Roman" w:hAnsi="Times New Roman"/>
          <w:spacing w:val="-1"/>
        </w:rPr>
        <w:t xml:space="preserve"> </w:t>
      </w:r>
      <w:r w:rsidR="005273CC" w:rsidRPr="00233DF8">
        <w:rPr>
          <w:rFonts w:ascii="Times New Roman" w:hAnsi="Times New Roman"/>
          <w:spacing w:val="-1"/>
        </w:rPr>
        <w:t>9769216858</w:t>
      </w:r>
    </w:p>
    <w:p w14:paraId="7B223013" w14:textId="77777777" w:rsidR="00CD2DE3" w:rsidRPr="00233DF8" w:rsidRDefault="00CD2DE3" w:rsidP="004910D8">
      <w:pPr>
        <w:spacing w:after="200" w:line="276" w:lineRule="auto"/>
        <w:jc w:val="both"/>
        <w:rPr>
          <w:spacing w:val="-1"/>
          <w:sz w:val="22"/>
          <w:szCs w:val="22"/>
        </w:rPr>
      </w:pPr>
    </w:p>
    <w:p w14:paraId="3D0F1DBD" w14:textId="5008741F" w:rsidR="00333172" w:rsidRPr="00233DF8" w:rsidRDefault="00CD2DE3" w:rsidP="004910D8">
      <w:pPr>
        <w:spacing w:after="200" w:line="276" w:lineRule="auto"/>
        <w:ind w:left="1080"/>
        <w:jc w:val="both"/>
        <w:rPr>
          <w:spacing w:val="-1"/>
          <w:sz w:val="22"/>
          <w:szCs w:val="22"/>
        </w:rPr>
      </w:pPr>
      <w:r w:rsidRPr="00233DF8">
        <w:rPr>
          <w:spacing w:val="-1"/>
          <w:sz w:val="22"/>
          <w:szCs w:val="22"/>
        </w:rPr>
        <w:t xml:space="preserve">Kindly reach out to Protiviti India finance at </w:t>
      </w:r>
      <w:hyperlink r:id="rId12" w:history="1">
        <w:r w:rsidRPr="00233DF8">
          <w:rPr>
            <w:rStyle w:val="Hyperlink"/>
            <w:spacing w:val="-1"/>
            <w:sz w:val="22"/>
            <w:szCs w:val="22"/>
          </w:rPr>
          <w:t>protiviti.indiafinance@protivitiglobal.in</w:t>
        </w:r>
      </w:hyperlink>
      <w:r w:rsidRPr="00233DF8">
        <w:rPr>
          <w:spacing w:val="-1"/>
          <w:sz w:val="22"/>
          <w:szCs w:val="22"/>
        </w:rPr>
        <w:t xml:space="preserve"> for any billing related information/query.</w:t>
      </w:r>
    </w:p>
    <w:p w14:paraId="07F4AB63" w14:textId="77777777" w:rsidR="00333172" w:rsidRPr="00233DF8" w:rsidRDefault="00333172" w:rsidP="004910D8">
      <w:pPr>
        <w:pStyle w:val="ListParagraph"/>
        <w:jc w:val="both"/>
        <w:rPr>
          <w:rFonts w:ascii="Times New Roman" w:hAnsi="Times New Roman"/>
        </w:rPr>
      </w:pPr>
    </w:p>
    <w:p w14:paraId="3672BEC4" w14:textId="1C132DB5" w:rsidR="00123CA4" w:rsidRPr="00233DF8" w:rsidRDefault="00567446" w:rsidP="008247A2">
      <w:pPr>
        <w:pStyle w:val="ListParagraph"/>
        <w:numPr>
          <w:ilvl w:val="1"/>
          <w:numId w:val="2"/>
        </w:numPr>
        <w:spacing w:after="0"/>
        <w:ind w:left="1080" w:hanging="630"/>
        <w:jc w:val="both"/>
        <w:rPr>
          <w:rFonts w:ascii="Times New Roman" w:hAnsi="Times New Roman"/>
          <w:spacing w:val="-1"/>
        </w:rPr>
      </w:pPr>
      <w:r w:rsidRPr="00233DF8">
        <w:rPr>
          <w:rFonts w:ascii="Times New Roman" w:hAnsi="Times New Roman"/>
        </w:rPr>
        <w:t xml:space="preserve">Our </w:t>
      </w:r>
      <w:r w:rsidR="00123CA4" w:rsidRPr="00233DF8">
        <w:rPr>
          <w:rFonts w:ascii="Times New Roman" w:hAnsi="Times New Roman"/>
        </w:rPr>
        <w:t>fees are subject to the following assumptions:</w:t>
      </w:r>
    </w:p>
    <w:p w14:paraId="6B0D2E1B" w14:textId="38804F72" w:rsidR="00F43C65" w:rsidRPr="00233DF8" w:rsidRDefault="00F43C65" w:rsidP="008247A2">
      <w:pPr>
        <w:pStyle w:val="ListParagraph"/>
        <w:numPr>
          <w:ilvl w:val="0"/>
          <w:numId w:val="5"/>
        </w:numPr>
        <w:ind w:left="1440"/>
        <w:jc w:val="both"/>
        <w:rPr>
          <w:rFonts w:ascii="Times New Roman" w:hAnsi="Times New Roman"/>
        </w:rPr>
      </w:pPr>
      <w:r w:rsidRPr="00233DF8">
        <w:rPr>
          <w:rFonts w:ascii="Times New Roman" w:hAnsi="Times New Roman"/>
        </w:rPr>
        <w:t xml:space="preserve">Protiviti’s fee estimate for this work is based upon the level of expertise and estimated time required for completing this </w:t>
      </w:r>
      <w:r w:rsidR="00D26372" w:rsidRPr="00233DF8">
        <w:rPr>
          <w:rFonts w:ascii="Times New Roman" w:hAnsi="Times New Roman"/>
        </w:rPr>
        <w:t>engagement</w:t>
      </w:r>
      <w:r w:rsidRPr="00233DF8">
        <w:rPr>
          <w:rFonts w:ascii="Times New Roman" w:hAnsi="Times New Roman"/>
        </w:rPr>
        <w:t xml:space="preserve">. The Company acknowledges that Protiviti’s work is highly dependent on the availability of </w:t>
      </w:r>
      <w:r w:rsidR="00446A29" w:rsidRPr="00233DF8">
        <w:rPr>
          <w:rFonts w:ascii="Times New Roman" w:hAnsi="Times New Roman"/>
        </w:rPr>
        <w:t xml:space="preserve">information (electronically and/or physically) and </w:t>
      </w:r>
      <w:r w:rsidRPr="00233DF8">
        <w:rPr>
          <w:rFonts w:ascii="Times New Roman" w:hAnsi="Times New Roman"/>
        </w:rPr>
        <w:t xml:space="preserve">Companies personnel, other contractors of the Company and other factors beyond the control of Protiviti. Protiviti will assist the Company in meeting any stated </w:t>
      </w:r>
      <w:r w:rsidR="007A7D07" w:rsidRPr="00233DF8">
        <w:rPr>
          <w:rFonts w:ascii="Times New Roman" w:hAnsi="Times New Roman"/>
        </w:rPr>
        <w:t>deadlines,</w:t>
      </w:r>
      <w:r w:rsidRPr="00233DF8">
        <w:rPr>
          <w:rFonts w:ascii="Times New Roman" w:hAnsi="Times New Roman"/>
        </w:rPr>
        <w:t xml:space="preserve"> but the Company acknowledges that despite these efforts, due to such factors, any stated deadlines and timelines may not be met. </w:t>
      </w:r>
    </w:p>
    <w:p w14:paraId="73AEB7E5" w14:textId="77777777" w:rsidR="00F43C65" w:rsidRPr="00233DF8" w:rsidRDefault="00F43C65" w:rsidP="008247A2">
      <w:pPr>
        <w:pStyle w:val="ListParagraph"/>
        <w:numPr>
          <w:ilvl w:val="0"/>
          <w:numId w:val="5"/>
        </w:numPr>
        <w:ind w:left="1440"/>
        <w:jc w:val="both"/>
        <w:rPr>
          <w:rFonts w:ascii="Times New Roman" w:hAnsi="Times New Roman"/>
        </w:rPr>
      </w:pPr>
      <w:r w:rsidRPr="00233DF8">
        <w:rPr>
          <w:rFonts w:ascii="Times New Roman" w:hAnsi="Times New Roman"/>
        </w:rPr>
        <w:t xml:space="preserve">If delays or other unanticipated problems that are beyond Protiviti’s control occur, this may result in additional fees. Protiviti will advise the Company of any such delays as they occur and will estimate in writing their effect on the fee stated above. </w:t>
      </w:r>
    </w:p>
    <w:p w14:paraId="10D1B039" w14:textId="77777777" w:rsidR="004230EB" w:rsidRPr="00233DF8" w:rsidRDefault="00F43C65" w:rsidP="008247A2">
      <w:pPr>
        <w:pStyle w:val="ListParagraph"/>
        <w:numPr>
          <w:ilvl w:val="0"/>
          <w:numId w:val="5"/>
        </w:numPr>
        <w:ind w:left="1440"/>
        <w:jc w:val="both"/>
        <w:rPr>
          <w:rFonts w:ascii="Times New Roman" w:hAnsi="Times New Roman"/>
        </w:rPr>
      </w:pPr>
      <w:r w:rsidRPr="00233DF8">
        <w:rPr>
          <w:rFonts w:ascii="Times New Roman" w:hAnsi="Times New Roman"/>
        </w:rPr>
        <w:lastRenderedPageBreak/>
        <w:t>The Company can change scope of work during the agreed period. In the event of change of scope, Protiviti will provide the Company with an estimate of additional time and incremental lump sum fee that would be incurred in addition to Protiviti’s initially agreed scope of work and fee for the assignment.</w:t>
      </w:r>
    </w:p>
    <w:p w14:paraId="560E60F7" w14:textId="77777777" w:rsidR="003A799A" w:rsidRPr="00233DF8" w:rsidRDefault="003A799A" w:rsidP="004910D8">
      <w:pPr>
        <w:pStyle w:val="ListParagraph"/>
        <w:ind w:left="1440"/>
        <w:jc w:val="both"/>
        <w:rPr>
          <w:rFonts w:ascii="Times New Roman" w:hAnsi="Times New Roman"/>
        </w:rPr>
      </w:pPr>
    </w:p>
    <w:p w14:paraId="57624110" w14:textId="77777777" w:rsidR="00426030" w:rsidRPr="00233DF8" w:rsidRDefault="00426030" w:rsidP="008247A2">
      <w:pPr>
        <w:numPr>
          <w:ilvl w:val="0"/>
          <w:numId w:val="2"/>
        </w:numPr>
        <w:spacing w:line="276" w:lineRule="auto"/>
        <w:ind w:hanging="461"/>
        <w:contextualSpacing/>
        <w:jc w:val="both"/>
        <w:rPr>
          <w:b/>
          <w:spacing w:val="2"/>
          <w:position w:val="-1"/>
          <w:sz w:val="22"/>
          <w:szCs w:val="22"/>
        </w:rPr>
      </w:pPr>
      <w:r w:rsidRPr="00233DF8">
        <w:rPr>
          <w:b/>
          <w:spacing w:val="2"/>
          <w:position w:val="-1"/>
          <w:sz w:val="22"/>
          <w:szCs w:val="22"/>
        </w:rPr>
        <w:t>Engagement Period</w:t>
      </w:r>
    </w:p>
    <w:p w14:paraId="5B64BF39" w14:textId="77777777" w:rsidR="00426030" w:rsidRPr="00233DF8" w:rsidRDefault="00426030" w:rsidP="008247A2">
      <w:pPr>
        <w:numPr>
          <w:ilvl w:val="0"/>
          <w:numId w:val="3"/>
        </w:numPr>
        <w:spacing w:line="276" w:lineRule="auto"/>
        <w:jc w:val="both"/>
        <w:rPr>
          <w:vanish/>
          <w:spacing w:val="-1"/>
          <w:sz w:val="22"/>
          <w:szCs w:val="22"/>
        </w:rPr>
      </w:pPr>
    </w:p>
    <w:p w14:paraId="0FCF36F1" w14:textId="77777777" w:rsidR="00A41C83" w:rsidRPr="00233DF8" w:rsidRDefault="00A41C83" w:rsidP="004910D8">
      <w:pPr>
        <w:spacing w:line="276" w:lineRule="auto"/>
        <w:ind w:left="450"/>
        <w:jc w:val="both"/>
        <w:rPr>
          <w:spacing w:val="-1"/>
          <w:sz w:val="22"/>
          <w:szCs w:val="22"/>
        </w:rPr>
      </w:pPr>
    </w:p>
    <w:p w14:paraId="4308CDB1" w14:textId="5AB09BA2" w:rsidR="003F6DC2" w:rsidRPr="00233DF8" w:rsidRDefault="003F6DC2" w:rsidP="004910D8">
      <w:pPr>
        <w:spacing w:line="276" w:lineRule="auto"/>
        <w:ind w:left="450"/>
        <w:jc w:val="both"/>
        <w:rPr>
          <w:spacing w:val="-1"/>
          <w:sz w:val="22"/>
          <w:szCs w:val="22"/>
        </w:rPr>
      </w:pPr>
      <w:r w:rsidRPr="00233DF8">
        <w:rPr>
          <w:spacing w:val="-1"/>
          <w:sz w:val="22"/>
          <w:szCs w:val="22"/>
        </w:rPr>
        <w:t xml:space="preserve">Based on the Scope of Work and deliverables set out in this Engagement Letter and assuming </w:t>
      </w:r>
      <w:r w:rsidR="006F0879" w:rsidRPr="00233DF8">
        <w:rPr>
          <w:spacing w:val="-1"/>
          <w:sz w:val="22"/>
          <w:szCs w:val="22"/>
        </w:rPr>
        <w:t xml:space="preserve">timely </w:t>
      </w:r>
      <w:r w:rsidRPr="00233DF8">
        <w:rPr>
          <w:spacing w:val="-1"/>
          <w:sz w:val="22"/>
          <w:szCs w:val="22"/>
        </w:rPr>
        <w:t>access to information and key personnel, t</w:t>
      </w:r>
      <w:r w:rsidR="00426030" w:rsidRPr="00233DF8">
        <w:rPr>
          <w:spacing w:val="-1"/>
          <w:sz w:val="22"/>
          <w:szCs w:val="22"/>
        </w:rPr>
        <w:t>he engagement is expected to com</w:t>
      </w:r>
      <w:commentRangeStart w:id="13"/>
      <w:commentRangeStart w:id="14"/>
      <w:r w:rsidR="00426030" w:rsidRPr="00233DF8">
        <w:rPr>
          <w:spacing w:val="-1"/>
          <w:sz w:val="22"/>
          <w:szCs w:val="22"/>
        </w:rPr>
        <w:t xml:space="preserve">mence from </w:t>
      </w:r>
      <w:r w:rsidR="00A4367A" w:rsidRPr="00233DF8">
        <w:rPr>
          <w:spacing w:val="-1"/>
          <w:sz w:val="22"/>
          <w:szCs w:val="22"/>
        </w:rPr>
        <w:t>01</w:t>
      </w:r>
      <w:r w:rsidR="005A3C55" w:rsidRPr="00233DF8">
        <w:rPr>
          <w:spacing w:val="-1"/>
          <w:sz w:val="22"/>
          <w:szCs w:val="22"/>
        </w:rPr>
        <w:t>-</w:t>
      </w:r>
      <w:r w:rsidR="00A4367A" w:rsidRPr="00233DF8">
        <w:rPr>
          <w:spacing w:val="-1"/>
          <w:sz w:val="22"/>
          <w:szCs w:val="22"/>
        </w:rPr>
        <w:t>12</w:t>
      </w:r>
      <w:r w:rsidR="005A3C55" w:rsidRPr="00233DF8">
        <w:rPr>
          <w:spacing w:val="-1"/>
          <w:sz w:val="22"/>
          <w:szCs w:val="22"/>
        </w:rPr>
        <w:t>-2025</w:t>
      </w:r>
      <w:r w:rsidR="00AE79FE" w:rsidRPr="00233DF8">
        <w:rPr>
          <w:spacing w:val="-1"/>
          <w:sz w:val="22"/>
          <w:szCs w:val="22"/>
        </w:rPr>
        <w:t xml:space="preserve"> till </w:t>
      </w:r>
      <w:r w:rsidR="00A4367A" w:rsidRPr="00233DF8">
        <w:rPr>
          <w:spacing w:val="-1"/>
          <w:sz w:val="22"/>
          <w:szCs w:val="22"/>
        </w:rPr>
        <w:t>09</w:t>
      </w:r>
      <w:r w:rsidR="00F7569B" w:rsidRPr="00233DF8">
        <w:rPr>
          <w:spacing w:val="-1"/>
          <w:sz w:val="22"/>
          <w:szCs w:val="22"/>
        </w:rPr>
        <w:t>-</w:t>
      </w:r>
      <w:r w:rsidR="00A4367A" w:rsidRPr="00233DF8">
        <w:rPr>
          <w:spacing w:val="-1"/>
          <w:sz w:val="22"/>
          <w:szCs w:val="22"/>
        </w:rPr>
        <w:t>01</w:t>
      </w:r>
      <w:r w:rsidR="00F7569B" w:rsidRPr="00233DF8">
        <w:rPr>
          <w:spacing w:val="-1"/>
          <w:sz w:val="22"/>
          <w:szCs w:val="22"/>
        </w:rPr>
        <w:t>-2026</w:t>
      </w:r>
      <w:commentRangeEnd w:id="13"/>
      <w:r w:rsidR="00111655" w:rsidRPr="00233DF8">
        <w:rPr>
          <w:rStyle w:val="CommentReference"/>
        </w:rPr>
        <w:commentReference w:id="13"/>
      </w:r>
      <w:commentRangeEnd w:id="14"/>
      <w:r w:rsidR="005D19D2" w:rsidRPr="00233DF8">
        <w:rPr>
          <w:rStyle w:val="CommentReference"/>
        </w:rPr>
        <w:commentReference w:id="14"/>
      </w:r>
      <w:r w:rsidR="005A3C55" w:rsidRPr="00233DF8">
        <w:rPr>
          <w:spacing w:val="-1"/>
          <w:sz w:val="22"/>
          <w:szCs w:val="22"/>
        </w:rPr>
        <w:t>.</w:t>
      </w:r>
      <w:r w:rsidR="002546E1" w:rsidRPr="00233DF8">
        <w:rPr>
          <w:spacing w:val="-1"/>
          <w:sz w:val="22"/>
          <w:szCs w:val="22"/>
        </w:rPr>
        <w:t xml:space="preserve"> </w:t>
      </w:r>
      <w:r w:rsidRPr="00233DF8">
        <w:rPr>
          <w:spacing w:val="-1"/>
          <w:sz w:val="22"/>
          <w:szCs w:val="22"/>
        </w:rPr>
        <w:t xml:space="preserve">A detailed timeline will be agreed with you on commencement of the engagement.  </w:t>
      </w:r>
    </w:p>
    <w:p w14:paraId="43C7CCED" w14:textId="77777777" w:rsidR="003F6DC2" w:rsidRPr="00233DF8" w:rsidRDefault="003F6DC2" w:rsidP="004910D8">
      <w:pPr>
        <w:spacing w:line="276" w:lineRule="auto"/>
        <w:ind w:left="450"/>
        <w:jc w:val="both"/>
        <w:rPr>
          <w:spacing w:val="-1"/>
          <w:sz w:val="22"/>
          <w:szCs w:val="22"/>
        </w:rPr>
      </w:pPr>
    </w:p>
    <w:p w14:paraId="630D80D4" w14:textId="77777777" w:rsidR="003F6DC2" w:rsidRPr="00233DF8" w:rsidRDefault="003F6DC2" w:rsidP="004910D8">
      <w:pPr>
        <w:spacing w:line="276" w:lineRule="auto"/>
        <w:ind w:left="450"/>
        <w:jc w:val="both"/>
        <w:rPr>
          <w:spacing w:val="-1"/>
          <w:sz w:val="22"/>
          <w:szCs w:val="22"/>
        </w:rPr>
      </w:pPr>
      <w:r w:rsidRPr="00233DF8">
        <w:rPr>
          <w:spacing w:val="-1"/>
          <w:sz w:val="22"/>
          <w:szCs w:val="22"/>
        </w:rPr>
        <w:t>Our ability to complete the work in a timely manner would be dependent upon the quality, timeliness and availability of information required for us to undertake our tasks. We shall use all reasonable endeavors to meet any agreed timetable.</w:t>
      </w:r>
    </w:p>
    <w:p w14:paraId="181431F7" w14:textId="77777777" w:rsidR="003F6DC2" w:rsidRPr="00233DF8" w:rsidRDefault="003F6DC2" w:rsidP="004910D8">
      <w:pPr>
        <w:spacing w:line="276" w:lineRule="auto"/>
        <w:ind w:left="900"/>
        <w:jc w:val="both"/>
        <w:rPr>
          <w:spacing w:val="-1"/>
          <w:sz w:val="22"/>
          <w:szCs w:val="22"/>
        </w:rPr>
      </w:pPr>
    </w:p>
    <w:p w14:paraId="205BFEE6" w14:textId="77777777" w:rsidR="00202D34" w:rsidRPr="00233DF8" w:rsidRDefault="00426030" w:rsidP="008247A2">
      <w:pPr>
        <w:numPr>
          <w:ilvl w:val="0"/>
          <w:numId w:val="2"/>
        </w:numPr>
        <w:spacing w:line="276" w:lineRule="auto"/>
        <w:ind w:hanging="461"/>
        <w:contextualSpacing/>
        <w:jc w:val="both"/>
        <w:rPr>
          <w:b/>
          <w:spacing w:val="1"/>
          <w:sz w:val="22"/>
          <w:szCs w:val="22"/>
        </w:rPr>
      </w:pPr>
      <w:r w:rsidRPr="00233DF8">
        <w:rPr>
          <w:b/>
          <w:spacing w:val="1"/>
          <w:sz w:val="22"/>
          <w:szCs w:val="22"/>
        </w:rPr>
        <w:t>Agreement</w:t>
      </w:r>
    </w:p>
    <w:p w14:paraId="6551E7AB" w14:textId="77777777" w:rsidR="00A41C83" w:rsidRPr="00233DF8" w:rsidRDefault="00A41C83" w:rsidP="004910D8">
      <w:pPr>
        <w:spacing w:line="276" w:lineRule="auto"/>
        <w:ind w:left="461"/>
        <w:contextualSpacing/>
        <w:jc w:val="both"/>
        <w:rPr>
          <w:sz w:val="22"/>
          <w:szCs w:val="22"/>
        </w:rPr>
      </w:pPr>
    </w:p>
    <w:p w14:paraId="0C39C81E" w14:textId="6413C3F8" w:rsidR="005273CC" w:rsidRPr="00233DF8" w:rsidRDefault="00680256" w:rsidP="004910D8">
      <w:pPr>
        <w:spacing w:line="276" w:lineRule="auto"/>
        <w:ind w:left="461"/>
        <w:contextualSpacing/>
        <w:jc w:val="both"/>
        <w:rPr>
          <w:b/>
          <w:spacing w:val="1"/>
          <w:sz w:val="22"/>
          <w:szCs w:val="22"/>
        </w:rPr>
      </w:pPr>
      <w:r w:rsidRPr="00233DF8">
        <w:rPr>
          <w:sz w:val="22"/>
          <w:szCs w:val="22"/>
        </w:rPr>
        <w:t>This Engagement Letter, together with the appended General Terms of Business</w:t>
      </w:r>
      <w:r w:rsidR="001447DC" w:rsidRPr="00233DF8">
        <w:rPr>
          <w:sz w:val="22"/>
          <w:szCs w:val="22"/>
        </w:rPr>
        <w:t xml:space="preserve"> set forth in Appendix 1</w:t>
      </w:r>
      <w:r w:rsidR="00BB0EF7" w:rsidRPr="00233DF8">
        <w:rPr>
          <w:sz w:val="22"/>
          <w:szCs w:val="22"/>
        </w:rPr>
        <w:t xml:space="preserve">, </w:t>
      </w:r>
      <w:r w:rsidR="001447DC" w:rsidRPr="00233DF8">
        <w:rPr>
          <w:sz w:val="22"/>
          <w:szCs w:val="22"/>
        </w:rPr>
        <w:t xml:space="preserve"> Appendix 2</w:t>
      </w:r>
      <w:r w:rsidR="00BB0EF7" w:rsidRPr="00233DF8">
        <w:rPr>
          <w:sz w:val="22"/>
          <w:szCs w:val="22"/>
        </w:rPr>
        <w:t xml:space="preserve"> and Appendix 3</w:t>
      </w:r>
      <w:r w:rsidRPr="00233DF8">
        <w:rPr>
          <w:sz w:val="22"/>
          <w:szCs w:val="22"/>
        </w:rPr>
        <w:t xml:space="preserve">, and any other documents attached herein, constitute the entire agreement and understanding between us with respect to this engagement (together herein referred as the “Services Contract”). </w:t>
      </w:r>
      <w:r w:rsidR="00426030" w:rsidRPr="00233DF8">
        <w:rPr>
          <w:spacing w:val="2"/>
          <w:sz w:val="22"/>
          <w:szCs w:val="22"/>
        </w:rPr>
        <w:t>P</w:t>
      </w:r>
      <w:r w:rsidR="00426030" w:rsidRPr="00233DF8">
        <w:rPr>
          <w:spacing w:val="-1"/>
          <w:sz w:val="22"/>
          <w:szCs w:val="22"/>
        </w:rPr>
        <w:t>l</w:t>
      </w:r>
      <w:r w:rsidR="00426030" w:rsidRPr="00233DF8">
        <w:rPr>
          <w:spacing w:val="-2"/>
          <w:sz w:val="22"/>
          <w:szCs w:val="22"/>
        </w:rPr>
        <w:t>ea</w:t>
      </w:r>
      <w:r w:rsidR="00426030" w:rsidRPr="00233DF8">
        <w:rPr>
          <w:spacing w:val="2"/>
          <w:sz w:val="22"/>
          <w:szCs w:val="22"/>
        </w:rPr>
        <w:t>s</w:t>
      </w:r>
      <w:r w:rsidR="00426030" w:rsidRPr="00233DF8">
        <w:rPr>
          <w:sz w:val="22"/>
          <w:szCs w:val="22"/>
        </w:rPr>
        <w:t>e</w:t>
      </w:r>
      <w:r w:rsidR="00426030" w:rsidRPr="00233DF8">
        <w:rPr>
          <w:spacing w:val="47"/>
          <w:sz w:val="22"/>
          <w:szCs w:val="22"/>
        </w:rPr>
        <w:t xml:space="preserve"> </w:t>
      </w:r>
      <w:r w:rsidR="00426030" w:rsidRPr="00233DF8">
        <w:rPr>
          <w:spacing w:val="-2"/>
          <w:sz w:val="22"/>
          <w:szCs w:val="22"/>
        </w:rPr>
        <w:t>c</w:t>
      </w:r>
      <w:r w:rsidR="00426030" w:rsidRPr="00233DF8">
        <w:rPr>
          <w:spacing w:val="2"/>
          <w:sz w:val="22"/>
          <w:szCs w:val="22"/>
        </w:rPr>
        <w:t>o</w:t>
      </w:r>
      <w:r w:rsidR="00426030" w:rsidRPr="00233DF8">
        <w:rPr>
          <w:spacing w:val="-2"/>
          <w:sz w:val="22"/>
          <w:szCs w:val="22"/>
        </w:rPr>
        <w:t>n</w:t>
      </w:r>
      <w:r w:rsidR="00426030" w:rsidRPr="00233DF8">
        <w:rPr>
          <w:spacing w:val="2"/>
          <w:sz w:val="22"/>
          <w:szCs w:val="22"/>
        </w:rPr>
        <w:t>f</w:t>
      </w:r>
      <w:r w:rsidR="00426030" w:rsidRPr="00233DF8">
        <w:rPr>
          <w:spacing w:val="-1"/>
          <w:sz w:val="22"/>
          <w:szCs w:val="22"/>
        </w:rPr>
        <w:t>ir</w:t>
      </w:r>
      <w:r w:rsidR="00426030" w:rsidRPr="00233DF8">
        <w:rPr>
          <w:sz w:val="22"/>
          <w:szCs w:val="22"/>
        </w:rPr>
        <w:t>m</w:t>
      </w:r>
      <w:r w:rsidR="00426030" w:rsidRPr="00233DF8">
        <w:rPr>
          <w:spacing w:val="49"/>
          <w:sz w:val="22"/>
          <w:szCs w:val="22"/>
        </w:rPr>
        <w:t xml:space="preserve"> </w:t>
      </w:r>
      <w:r w:rsidR="00426030" w:rsidRPr="00233DF8">
        <w:rPr>
          <w:spacing w:val="-2"/>
          <w:sz w:val="22"/>
          <w:szCs w:val="22"/>
        </w:rPr>
        <w:t>y</w:t>
      </w:r>
      <w:r w:rsidR="00426030" w:rsidRPr="00233DF8">
        <w:rPr>
          <w:spacing w:val="2"/>
          <w:sz w:val="22"/>
          <w:szCs w:val="22"/>
        </w:rPr>
        <w:t>ou</w:t>
      </w:r>
      <w:r w:rsidR="00426030" w:rsidRPr="00233DF8">
        <w:rPr>
          <w:sz w:val="22"/>
          <w:szCs w:val="22"/>
        </w:rPr>
        <w:t>r</w:t>
      </w:r>
      <w:r w:rsidR="00426030" w:rsidRPr="00233DF8">
        <w:rPr>
          <w:spacing w:val="48"/>
          <w:sz w:val="22"/>
          <w:szCs w:val="22"/>
        </w:rPr>
        <w:t xml:space="preserve"> </w:t>
      </w:r>
      <w:r w:rsidR="00426030" w:rsidRPr="00233DF8">
        <w:rPr>
          <w:spacing w:val="2"/>
          <w:sz w:val="22"/>
          <w:szCs w:val="22"/>
        </w:rPr>
        <w:t>a</w:t>
      </w:r>
      <w:r w:rsidR="00426030" w:rsidRPr="00233DF8">
        <w:rPr>
          <w:spacing w:val="-2"/>
          <w:sz w:val="22"/>
          <w:szCs w:val="22"/>
        </w:rPr>
        <w:t>g</w:t>
      </w:r>
      <w:r w:rsidR="00426030" w:rsidRPr="00233DF8">
        <w:rPr>
          <w:spacing w:val="2"/>
          <w:sz w:val="22"/>
          <w:szCs w:val="22"/>
        </w:rPr>
        <w:t>r</w:t>
      </w:r>
      <w:r w:rsidR="00426030" w:rsidRPr="00233DF8">
        <w:rPr>
          <w:spacing w:val="-2"/>
          <w:sz w:val="22"/>
          <w:szCs w:val="22"/>
        </w:rPr>
        <w:t>ee</w:t>
      </w:r>
      <w:r w:rsidR="00426030" w:rsidRPr="00233DF8">
        <w:rPr>
          <w:spacing w:val="1"/>
          <w:sz w:val="22"/>
          <w:szCs w:val="22"/>
        </w:rPr>
        <w:t>m</w:t>
      </w:r>
      <w:r w:rsidR="00426030" w:rsidRPr="00233DF8">
        <w:rPr>
          <w:spacing w:val="2"/>
          <w:sz w:val="22"/>
          <w:szCs w:val="22"/>
        </w:rPr>
        <w:t>e</w:t>
      </w:r>
      <w:r w:rsidR="00426030" w:rsidRPr="00233DF8">
        <w:rPr>
          <w:spacing w:val="-2"/>
          <w:sz w:val="22"/>
          <w:szCs w:val="22"/>
        </w:rPr>
        <w:t>n</w:t>
      </w:r>
      <w:r w:rsidR="00426030" w:rsidRPr="00233DF8">
        <w:rPr>
          <w:sz w:val="22"/>
          <w:szCs w:val="22"/>
        </w:rPr>
        <w:t>t</w:t>
      </w:r>
      <w:r w:rsidR="00C37776" w:rsidRPr="00233DF8">
        <w:rPr>
          <w:spacing w:val="48"/>
          <w:sz w:val="22"/>
          <w:szCs w:val="22"/>
        </w:rPr>
        <w:t xml:space="preserve"> </w:t>
      </w:r>
      <w:proofErr w:type="gramStart"/>
      <w:r w:rsidR="00426030" w:rsidRPr="00233DF8">
        <w:rPr>
          <w:spacing w:val="-1"/>
          <w:sz w:val="22"/>
          <w:szCs w:val="22"/>
        </w:rPr>
        <w:t>t</w:t>
      </w:r>
      <w:r w:rsidR="00426030" w:rsidRPr="00233DF8">
        <w:rPr>
          <w:sz w:val="22"/>
          <w:szCs w:val="22"/>
        </w:rPr>
        <w:t>o</w:t>
      </w:r>
      <w:proofErr w:type="gramEnd"/>
      <w:r w:rsidR="00426030" w:rsidRPr="00233DF8">
        <w:rPr>
          <w:sz w:val="22"/>
          <w:szCs w:val="22"/>
        </w:rPr>
        <w:t xml:space="preserve"> and</w:t>
      </w:r>
      <w:r w:rsidR="00426030" w:rsidRPr="00233DF8">
        <w:rPr>
          <w:spacing w:val="51"/>
          <w:sz w:val="22"/>
          <w:szCs w:val="22"/>
        </w:rPr>
        <w:t xml:space="preserve"> </w:t>
      </w:r>
      <w:r w:rsidR="00426030" w:rsidRPr="00233DF8">
        <w:rPr>
          <w:spacing w:val="2"/>
          <w:sz w:val="22"/>
          <w:szCs w:val="22"/>
        </w:rPr>
        <w:t>a</w:t>
      </w:r>
      <w:r w:rsidR="00426030" w:rsidRPr="00233DF8">
        <w:rPr>
          <w:spacing w:val="-2"/>
          <w:sz w:val="22"/>
          <w:szCs w:val="22"/>
        </w:rPr>
        <w:t>cc</w:t>
      </w:r>
      <w:r w:rsidR="00426030" w:rsidRPr="00233DF8">
        <w:rPr>
          <w:spacing w:val="2"/>
          <w:sz w:val="22"/>
          <w:szCs w:val="22"/>
        </w:rPr>
        <w:t>ep</w:t>
      </w:r>
      <w:r w:rsidR="00426030" w:rsidRPr="00233DF8">
        <w:rPr>
          <w:spacing w:val="-1"/>
          <w:sz w:val="22"/>
          <w:szCs w:val="22"/>
        </w:rPr>
        <w:t>t</w:t>
      </w:r>
      <w:r w:rsidR="00426030" w:rsidRPr="00233DF8">
        <w:rPr>
          <w:spacing w:val="-2"/>
          <w:sz w:val="22"/>
          <w:szCs w:val="22"/>
        </w:rPr>
        <w:t>an</w:t>
      </w:r>
      <w:r w:rsidR="00426030" w:rsidRPr="00233DF8">
        <w:rPr>
          <w:spacing w:val="2"/>
          <w:sz w:val="22"/>
          <w:szCs w:val="22"/>
        </w:rPr>
        <w:t>c</w:t>
      </w:r>
      <w:r w:rsidR="00426030" w:rsidRPr="00233DF8">
        <w:rPr>
          <w:sz w:val="22"/>
          <w:szCs w:val="22"/>
        </w:rPr>
        <w:t>e</w:t>
      </w:r>
      <w:r w:rsidR="00426030" w:rsidRPr="00233DF8">
        <w:rPr>
          <w:spacing w:val="47"/>
          <w:sz w:val="22"/>
          <w:szCs w:val="22"/>
        </w:rPr>
        <w:t xml:space="preserve"> </w:t>
      </w:r>
      <w:r w:rsidR="00426030" w:rsidRPr="00233DF8">
        <w:rPr>
          <w:spacing w:val="2"/>
          <w:sz w:val="22"/>
          <w:szCs w:val="22"/>
        </w:rPr>
        <w:t>o</w:t>
      </w:r>
      <w:r w:rsidR="00426030" w:rsidRPr="00233DF8">
        <w:rPr>
          <w:sz w:val="22"/>
          <w:szCs w:val="22"/>
        </w:rPr>
        <w:t>f</w:t>
      </w:r>
      <w:r w:rsidR="00426030" w:rsidRPr="00233DF8">
        <w:rPr>
          <w:spacing w:val="51"/>
          <w:sz w:val="22"/>
          <w:szCs w:val="22"/>
        </w:rPr>
        <w:t xml:space="preserve"> </w:t>
      </w:r>
      <w:r w:rsidR="00426030" w:rsidRPr="00233DF8">
        <w:rPr>
          <w:spacing w:val="-1"/>
          <w:sz w:val="22"/>
          <w:szCs w:val="22"/>
        </w:rPr>
        <w:t>t</w:t>
      </w:r>
      <w:r w:rsidR="00426030" w:rsidRPr="00233DF8">
        <w:rPr>
          <w:spacing w:val="-2"/>
          <w:sz w:val="22"/>
          <w:szCs w:val="22"/>
        </w:rPr>
        <w:t>h</w:t>
      </w:r>
      <w:r w:rsidR="00426030" w:rsidRPr="00233DF8">
        <w:rPr>
          <w:spacing w:val="-1"/>
          <w:sz w:val="22"/>
          <w:szCs w:val="22"/>
        </w:rPr>
        <w:t>i</w:t>
      </w:r>
      <w:r w:rsidR="00426030" w:rsidRPr="00233DF8">
        <w:rPr>
          <w:sz w:val="22"/>
          <w:szCs w:val="22"/>
        </w:rPr>
        <w:t>s</w:t>
      </w:r>
      <w:r w:rsidR="00426030" w:rsidRPr="00233DF8">
        <w:rPr>
          <w:spacing w:val="47"/>
          <w:sz w:val="22"/>
          <w:szCs w:val="22"/>
        </w:rPr>
        <w:t xml:space="preserve"> </w:t>
      </w:r>
      <w:r w:rsidR="00426030" w:rsidRPr="00233DF8">
        <w:rPr>
          <w:spacing w:val="-2"/>
          <w:sz w:val="22"/>
          <w:szCs w:val="22"/>
        </w:rPr>
        <w:t>L</w:t>
      </w:r>
      <w:r w:rsidR="00426030" w:rsidRPr="00233DF8">
        <w:rPr>
          <w:spacing w:val="2"/>
          <w:sz w:val="22"/>
          <w:szCs w:val="22"/>
        </w:rPr>
        <w:t>e</w:t>
      </w:r>
      <w:r w:rsidR="00426030" w:rsidRPr="00233DF8">
        <w:rPr>
          <w:spacing w:val="-1"/>
          <w:sz w:val="22"/>
          <w:szCs w:val="22"/>
        </w:rPr>
        <w:t>tt</w:t>
      </w:r>
      <w:r w:rsidR="00426030" w:rsidRPr="00233DF8">
        <w:rPr>
          <w:spacing w:val="2"/>
          <w:sz w:val="22"/>
          <w:szCs w:val="22"/>
        </w:rPr>
        <w:t>e</w:t>
      </w:r>
      <w:r w:rsidR="00426030" w:rsidRPr="00233DF8">
        <w:rPr>
          <w:sz w:val="22"/>
          <w:szCs w:val="22"/>
        </w:rPr>
        <w:t>r</w:t>
      </w:r>
      <w:r w:rsidR="00426030" w:rsidRPr="00233DF8">
        <w:rPr>
          <w:spacing w:val="48"/>
          <w:sz w:val="22"/>
          <w:szCs w:val="22"/>
        </w:rPr>
        <w:t xml:space="preserve"> </w:t>
      </w:r>
      <w:r w:rsidR="009838C6" w:rsidRPr="00233DF8">
        <w:rPr>
          <w:spacing w:val="2"/>
          <w:sz w:val="22"/>
          <w:szCs w:val="22"/>
        </w:rPr>
        <w:t>and</w:t>
      </w:r>
      <w:r w:rsidR="009838C6" w:rsidRPr="00233DF8">
        <w:rPr>
          <w:spacing w:val="1"/>
          <w:sz w:val="22"/>
          <w:szCs w:val="22"/>
        </w:rPr>
        <w:t xml:space="preserve"> the </w:t>
      </w:r>
      <w:r w:rsidR="001447DC" w:rsidRPr="00233DF8">
        <w:rPr>
          <w:spacing w:val="1"/>
          <w:sz w:val="22"/>
          <w:szCs w:val="22"/>
        </w:rPr>
        <w:t>Appendix</w:t>
      </w:r>
      <w:r w:rsidR="009838C6" w:rsidRPr="00233DF8">
        <w:rPr>
          <w:sz w:val="22"/>
          <w:szCs w:val="22"/>
        </w:rPr>
        <w:t>,</w:t>
      </w:r>
      <w:r w:rsidR="00426030" w:rsidRPr="00233DF8">
        <w:rPr>
          <w:spacing w:val="-1"/>
          <w:sz w:val="22"/>
          <w:szCs w:val="22"/>
        </w:rPr>
        <w:t xml:space="preserve"> </w:t>
      </w:r>
      <w:r w:rsidR="00426030" w:rsidRPr="00233DF8">
        <w:rPr>
          <w:spacing w:val="2"/>
          <w:sz w:val="22"/>
          <w:szCs w:val="22"/>
        </w:rPr>
        <w:t>b</w:t>
      </w:r>
      <w:r w:rsidR="00426030" w:rsidRPr="00233DF8">
        <w:rPr>
          <w:sz w:val="22"/>
          <w:szCs w:val="22"/>
        </w:rPr>
        <w:t>y</w:t>
      </w:r>
      <w:r w:rsidR="00426030" w:rsidRPr="00233DF8">
        <w:rPr>
          <w:spacing w:val="-1"/>
          <w:sz w:val="22"/>
          <w:szCs w:val="22"/>
        </w:rPr>
        <w:t xml:space="preserve"> </w:t>
      </w:r>
      <w:r w:rsidR="00426030" w:rsidRPr="00233DF8">
        <w:rPr>
          <w:spacing w:val="-2"/>
          <w:sz w:val="22"/>
          <w:szCs w:val="22"/>
        </w:rPr>
        <w:t>s</w:t>
      </w:r>
      <w:r w:rsidR="00426030" w:rsidRPr="00233DF8">
        <w:rPr>
          <w:spacing w:val="3"/>
          <w:sz w:val="22"/>
          <w:szCs w:val="22"/>
        </w:rPr>
        <w:t>i</w:t>
      </w:r>
      <w:r w:rsidR="00426030" w:rsidRPr="00233DF8">
        <w:rPr>
          <w:spacing w:val="-2"/>
          <w:sz w:val="22"/>
          <w:szCs w:val="22"/>
        </w:rPr>
        <w:t>gn</w:t>
      </w:r>
      <w:r w:rsidR="00426030" w:rsidRPr="00233DF8">
        <w:rPr>
          <w:spacing w:val="3"/>
          <w:sz w:val="22"/>
          <w:szCs w:val="22"/>
        </w:rPr>
        <w:t>i</w:t>
      </w:r>
      <w:r w:rsidR="00426030" w:rsidRPr="00233DF8">
        <w:rPr>
          <w:spacing w:val="-2"/>
          <w:sz w:val="22"/>
          <w:szCs w:val="22"/>
        </w:rPr>
        <w:t>n</w:t>
      </w:r>
      <w:r w:rsidR="00426030" w:rsidRPr="00233DF8">
        <w:rPr>
          <w:sz w:val="22"/>
          <w:szCs w:val="22"/>
        </w:rPr>
        <w:t>g</w:t>
      </w:r>
      <w:r w:rsidR="00426030" w:rsidRPr="00233DF8">
        <w:rPr>
          <w:spacing w:val="3"/>
          <w:sz w:val="22"/>
          <w:szCs w:val="22"/>
        </w:rPr>
        <w:t xml:space="preserve"> </w:t>
      </w:r>
      <w:r w:rsidR="00426030" w:rsidRPr="00233DF8">
        <w:rPr>
          <w:spacing w:val="-2"/>
          <w:sz w:val="22"/>
          <w:szCs w:val="22"/>
        </w:rPr>
        <w:t>an</w:t>
      </w:r>
      <w:r w:rsidR="00426030" w:rsidRPr="00233DF8">
        <w:rPr>
          <w:sz w:val="22"/>
          <w:szCs w:val="22"/>
        </w:rPr>
        <w:t>d</w:t>
      </w:r>
      <w:r w:rsidR="00426030" w:rsidRPr="00233DF8">
        <w:rPr>
          <w:spacing w:val="3"/>
          <w:sz w:val="22"/>
          <w:szCs w:val="22"/>
        </w:rPr>
        <w:t xml:space="preserve"> </w:t>
      </w:r>
      <w:r w:rsidR="00426030" w:rsidRPr="00233DF8">
        <w:rPr>
          <w:spacing w:val="-1"/>
          <w:sz w:val="22"/>
          <w:szCs w:val="22"/>
        </w:rPr>
        <w:t>r</w:t>
      </w:r>
      <w:r w:rsidR="00426030" w:rsidRPr="00233DF8">
        <w:rPr>
          <w:spacing w:val="-2"/>
          <w:sz w:val="22"/>
          <w:szCs w:val="22"/>
        </w:rPr>
        <w:t>e</w:t>
      </w:r>
      <w:r w:rsidR="00426030" w:rsidRPr="00233DF8">
        <w:rPr>
          <w:spacing w:val="3"/>
          <w:sz w:val="22"/>
          <w:szCs w:val="22"/>
        </w:rPr>
        <w:t>t</w:t>
      </w:r>
      <w:r w:rsidR="00426030" w:rsidRPr="00233DF8">
        <w:rPr>
          <w:spacing w:val="-2"/>
          <w:sz w:val="22"/>
          <w:szCs w:val="22"/>
        </w:rPr>
        <w:t>u</w:t>
      </w:r>
      <w:r w:rsidR="00426030" w:rsidRPr="00233DF8">
        <w:rPr>
          <w:spacing w:val="-1"/>
          <w:sz w:val="22"/>
          <w:szCs w:val="22"/>
        </w:rPr>
        <w:t>r</w:t>
      </w:r>
      <w:r w:rsidR="00426030" w:rsidRPr="00233DF8">
        <w:rPr>
          <w:spacing w:val="2"/>
          <w:sz w:val="22"/>
          <w:szCs w:val="22"/>
        </w:rPr>
        <w:t>n</w:t>
      </w:r>
      <w:r w:rsidR="00426030" w:rsidRPr="00233DF8">
        <w:rPr>
          <w:spacing w:val="-1"/>
          <w:sz w:val="22"/>
          <w:szCs w:val="22"/>
        </w:rPr>
        <w:t>i</w:t>
      </w:r>
      <w:r w:rsidR="00426030" w:rsidRPr="00233DF8">
        <w:rPr>
          <w:spacing w:val="2"/>
          <w:sz w:val="22"/>
          <w:szCs w:val="22"/>
        </w:rPr>
        <w:t>n</w:t>
      </w:r>
      <w:r w:rsidR="00426030" w:rsidRPr="00233DF8">
        <w:rPr>
          <w:sz w:val="22"/>
          <w:szCs w:val="22"/>
        </w:rPr>
        <w:t>g</w:t>
      </w:r>
      <w:r w:rsidR="00426030" w:rsidRPr="00233DF8">
        <w:rPr>
          <w:spacing w:val="-1"/>
          <w:sz w:val="22"/>
          <w:szCs w:val="22"/>
        </w:rPr>
        <w:t xml:space="preserve"> </w:t>
      </w:r>
      <w:r w:rsidR="009838C6" w:rsidRPr="00233DF8">
        <w:rPr>
          <w:spacing w:val="-1"/>
          <w:sz w:val="22"/>
          <w:szCs w:val="22"/>
        </w:rPr>
        <w:t>the enclosed</w:t>
      </w:r>
      <w:r w:rsidR="00426030" w:rsidRPr="00233DF8">
        <w:rPr>
          <w:spacing w:val="3"/>
          <w:sz w:val="22"/>
          <w:szCs w:val="22"/>
        </w:rPr>
        <w:t xml:space="preserve"> </w:t>
      </w:r>
      <w:r w:rsidR="00426030" w:rsidRPr="00233DF8">
        <w:rPr>
          <w:spacing w:val="-2"/>
          <w:sz w:val="22"/>
          <w:szCs w:val="22"/>
        </w:rPr>
        <w:t>c</w:t>
      </w:r>
      <w:r w:rsidR="00426030" w:rsidRPr="00233DF8">
        <w:rPr>
          <w:spacing w:val="2"/>
          <w:sz w:val="22"/>
          <w:szCs w:val="22"/>
        </w:rPr>
        <w:t>op</w:t>
      </w:r>
      <w:r w:rsidR="00426030" w:rsidRPr="00233DF8">
        <w:rPr>
          <w:spacing w:val="-2"/>
          <w:sz w:val="22"/>
          <w:szCs w:val="22"/>
        </w:rPr>
        <w:t>y</w:t>
      </w:r>
      <w:r w:rsidR="00426030" w:rsidRPr="00233DF8">
        <w:rPr>
          <w:sz w:val="22"/>
          <w:szCs w:val="22"/>
        </w:rPr>
        <w:t>.</w:t>
      </w:r>
    </w:p>
    <w:p w14:paraId="6E6174A0" w14:textId="77777777" w:rsidR="008D2A11" w:rsidRPr="00233DF8" w:rsidRDefault="008D2A11" w:rsidP="004910D8">
      <w:pPr>
        <w:spacing w:line="276" w:lineRule="auto"/>
        <w:jc w:val="both"/>
        <w:rPr>
          <w:spacing w:val="1"/>
          <w:sz w:val="22"/>
          <w:szCs w:val="22"/>
        </w:rPr>
      </w:pPr>
    </w:p>
    <w:p w14:paraId="28732308" w14:textId="77777777" w:rsidR="00A41C83" w:rsidRPr="00233DF8" w:rsidRDefault="00A41C83">
      <w:pPr>
        <w:spacing w:after="200" w:line="276" w:lineRule="auto"/>
        <w:rPr>
          <w:spacing w:val="1"/>
          <w:sz w:val="22"/>
          <w:szCs w:val="22"/>
        </w:rPr>
      </w:pPr>
      <w:r w:rsidRPr="00233DF8">
        <w:rPr>
          <w:spacing w:val="1"/>
          <w:sz w:val="22"/>
          <w:szCs w:val="22"/>
        </w:rPr>
        <w:br w:type="page"/>
      </w:r>
    </w:p>
    <w:p w14:paraId="49614917" w14:textId="397DC173" w:rsidR="00426030" w:rsidRPr="00233DF8" w:rsidRDefault="00426030" w:rsidP="004910D8">
      <w:pPr>
        <w:spacing w:line="276" w:lineRule="auto"/>
        <w:jc w:val="both"/>
        <w:rPr>
          <w:sz w:val="22"/>
          <w:szCs w:val="22"/>
        </w:rPr>
      </w:pPr>
      <w:r w:rsidRPr="00233DF8">
        <w:rPr>
          <w:spacing w:val="1"/>
          <w:sz w:val="22"/>
          <w:szCs w:val="22"/>
        </w:rPr>
        <w:lastRenderedPageBreak/>
        <w:t>Y</w:t>
      </w:r>
      <w:r w:rsidRPr="00233DF8">
        <w:rPr>
          <w:spacing w:val="2"/>
          <w:sz w:val="22"/>
          <w:szCs w:val="22"/>
        </w:rPr>
        <w:t>o</w:t>
      </w:r>
      <w:r w:rsidRPr="00233DF8">
        <w:rPr>
          <w:spacing w:val="-2"/>
          <w:sz w:val="22"/>
          <w:szCs w:val="22"/>
        </w:rPr>
        <w:t>u</w:t>
      </w:r>
      <w:r w:rsidRPr="00233DF8">
        <w:rPr>
          <w:spacing w:val="-1"/>
          <w:sz w:val="22"/>
          <w:szCs w:val="22"/>
        </w:rPr>
        <w:t>r</w:t>
      </w:r>
      <w:r w:rsidRPr="00233DF8">
        <w:rPr>
          <w:sz w:val="22"/>
          <w:szCs w:val="22"/>
        </w:rPr>
        <w:t>s</w:t>
      </w:r>
      <w:r w:rsidRPr="00233DF8">
        <w:rPr>
          <w:spacing w:val="-1"/>
          <w:sz w:val="22"/>
          <w:szCs w:val="22"/>
        </w:rPr>
        <w:t xml:space="preserve"> </w:t>
      </w:r>
      <w:r w:rsidRPr="00233DF8">
        <w:rPr>
          <w:spacing w:val="2"/>
          <w:sz w:val="22"/>
          <w:szCs w:val="22"/>
        </w:rPr>
        <w:t>f</w:t>
      </w:r>
      <w:r w:rsidRPr="00233DF8">
        <w:rPr>
          <w:spacing w:val="-2"/>
          <w:sz w:val="22"/>
          <w:szCs w:val="22"/>
        </w:rPr>
        <w:t>a</w:t>
      </w:r>
      <w:r w:rsidRPr="00233DF8">
        <w:rPr>
          <w:spacing w:val="-1"/>
          <w:sz w:val="22"/>
          <w:szCs w:val="22"/>
        </w:rPr>
        <w:t>it</w:t>
      </w:r>
      <w:r w:rsidRPr="00233DF8">
        <w:rPr>
          <w:spacing w:val="-2"/>
          <w:sz w:val="22"/>
          <w:szCs w:val="22"/>
        </w:rPr>
        <w:t>h</w:t>
      </w:r>
      <w:r w:rsidRPr="00233DF8">
        <w:rPr>
          <w:spacing w:val="2"/>
          <w:sz w:val="22"/>
          <w:szCs w:val="22"/>
        </w:rPr>
        <w:t>f</w:t>
      </w:r>
      <w:r w:rsidRPr="00233DF8">
        <w:rPr>
          <w:spacing w:val="-2"/>
          <w:sz w:val="22"/>
          <w:szCs w:val="22"/>
        </w:rPr>
        <w:t>u</w:t>
      </w:r>
      <w:r w:rsidRPr="00233DF8">
        <w:rPr>
          <w:spacing w:val="-1"/>
          <w:sz w:val="22"/>
          <w:szCs w:val="22"/>
        </w:rPr>
        <w:t>l</w:t>
      </w:r>
      <w:r w:rsidRPr="00233DF8">
        <w:rPr>
          <w:spacing w:val="3"/>
          <w:sz w:val="22"/>
          <w:szCs w:val="22"/>
        </w:rPr>
        <w:t>l</w:t>
      </w:r>
      <w:r w:rsidRPr="00233DF8">
        <w:rPr>
          <w:spacing w:val="-2"/>
          <w:sz w:val="22"/>
          <w:szCs w:val="22"/>
        </w:rPr>
        <w:t>y</w:t>
      </w:r>
      <w:r w:rsidRPr="00233DF8">
        <w:rPr>
          <w:sz w:val="22"/>
          <w:szCs w:val="22"/>
        </w:rPr>
        <w:t>,</w:t>
      </w:r>
    </w:p>
    <w:p w14:paraId="343DC282" w14:textId="77777777" w:rsidR="00426030" w:rsidRPr="00233DF8" w:rsidRDefault="00426030" w:rsidP="004910D8">
      <w:pPr>
        <w:spacing w:line="276" w:lineRule="auto"/>
        <w:jc w:val="both"/>
        <w:rPr>
          <w:sz w:val="22"/>
          <w:szCs w:val="22"/>
        </w:rPr>
      </w:pPr>
    </w:p>
    <w:p w14:paraId="7096D195" w14:textId="77777777" w:rsidR="00EB6AFC" w:rsidRPr="00233DF8" w:rsidRDefault="00EB6AFC" w:rsidP="004910D8">
      <w:pPr>
        <w:spacing w:line="276" w:lineRule="auto"/>
        <w:jc w:val="both"/>
        <w:rPr>
          <w:sz w:val="22"/>
          <w:szCs w:val="22"/>
        </w:rPr>
      </w:pPr>
    </w:p>
    <w:p w14:paraId="405BD62F" w14:textId="77777777" w:rsidR="00426030" w:rsidRPr="00233DF8" w:rsidRDefault="00426030" w:rsidP="004910D8">
      <w:pPr>
        <w:spacing w:line="276" w:lineRule="auto"/>
        <w:jc w:val="both"/>
        <w:rPr>
          <w:b/>
          <w:spacing w:val="1"/>
          <w:sz w:val="22"/>
          <w:szCs w:val="22"/>
        </w:rPr>
      </w:pPr>
    </w:p>
    <w:p w14:paraId="1E34A490" w14:textId="2ED45F41" w:rsidR="00426030" w:rsidRPr="00233DF8" w:rsidRDefault="008D2A11" w:rsidP="004910D8">
      <w:pPr>
        <w:spacing w:line="276" w:lineRule="auto"/>
        <w:jc w:val="both"/>
        <w:rPr>
          <w:sz w:val="22"/>
          <w:szCs w:val="22"/>
        </w:rPr>
      </w:pPr>
      <w:r w:rsidRPr="00233DF8">
        <w:rPr>
          <w:b/>
          <w:spacing w:val="1"/>
          <w:sz w:val="22"/>
          <w:szCs w:val="22"/>
        </w:rPr>
        <w:t>Dnyanesh Pandit</w:t>
      </w:r>
    </w:p>
    <w:p w14:paraId="6499F9D5" w14:textId="77777777" w:rsidR="00426030" w:rsidRPr="00233DF8" w:rsidRDefault="00C6242F" w:rsidP="004910D8">
      <w:pPr>
        <w:spacing w:line="276" w:lineRule="auto"/>
        <w:jc w:val="both"/>
        <w:rPr>
          <w:i/>
          <w:sz w:val="22"/>
          <w:szCs w:val="22"/>
        </w:rPr>
      </w:pPr>
      <w:proofErr w:type="spellStart"/>
      <w:r w:rsidRPr="00233DF8">
        <w:rPr>
          <w:i/>
          <w:sz w:val="22"/>
          <w:szCs w:val="22"/>
        </w:rPr>
        <w:t>Authoris</w:t>
      </w:r>
      <w:r w:rsidR="001447DC" w:rsidRPr="00233DF8">
        <w:rPr>
          <w:i/>
          <w:sz w:val="22"/>
          <w:szCs w:val="22"/>
        </w:rPr>
        <w:t>ed</w:t>
      </w:r>
      <w:proofErr w:type="spellEnd"/>
      <w:r w:rsidR="001447DC" w:rsidRPr="00233DF8">
        <w:rPr>
          <w:i/>
          <w:sz w:val="22"/>
          <w:szCs w:val="22"/>
        </w:rPr>
        <w:t xml:space="preserve"> Signatory</w:t>
      </w:r>
    </w:p>
    <w:p w14:paraId="02125233" w14:textId="77777777" w:rsidR="001447DC" w:rsidRPr="00233DF8" w:rsidRDefault="001447DC" w:rsidP="004910D8">
      <w:pPr>
        <w:spacing w:line="276" w:lineRule="auto"/>
        <w:jc w:val="both"/>
        <w:rPr>
          <w:b/>
          <w:spacing w:val="1"/>
          <w:position w:val="-1"/>
          <w:sz w:val="22"/>
          <w:szCs w:val="22"/>
        </w:rPr>
      </w:pPr>
    </w:p>
    <w:p w14:paraId="384BA6BA" w14:textId="77777777" w:rsidR="004910D8" w:rsidRPr="00233DF8" w:rsidRDefault="00426030" w:rsidP="004910D8">
      <w:pPr>
        <w:spacing w:line="276" w:lineRule="auto"/>
        <w:jc w:val="both"/>
        <w:rPr>
          <w:b/>
          <w:spacing w:val="1"/>
          <w:position w:val="-1"/>
          <w:sz w:val="22"/>
          <w:szCs w:val="22"/>
        </w:rPr>
      </w:pPr>
      <w:r w:rsidRPr="00233DF8">
        <w:rPr>
          <w:b/>
          <w:spacing w:val="1"/>
          <w:position w:val="-1"/>
          <w:sz w:val="22"/>
          <w:szCs w:val="22"/>
        </w:rPr>
        <w:t xml:space="preserve">Encl: </w:t>
      </w:r>
      <w:r w:rsidR="001447DC" w:rsidRPr="00233DF8">
        <w:rPr>
          <w:b/>
          <w:spacing w:val="1"/>
          <w:position w:val="-1"/>
          <w:sz w:val="22"/>
          <w:szCs w:val="22"/>
        </w:rPr>
        <w:t>[</w:t>
      </w:r>
      <w:r w:rsidRPr="00233DF8">
        <w:rPr>
          <w:b/>
          <w:spacing w:val="1"/>
          <w:position w:val="-1"/>
          <w:sz w:val="22"/>
          <w:szCs w:val="22"/>
        </w:rPr>
        <w:t>Appendix 1 – General Terms of Business</w:t>
      </w:r>
      <w:r w:rsidR="000E5CD3" w:rsidRPr="00233DF8">
        <w:rPr>
          <w:b/>
          <w:spacing w:val="1"/>
          <w:position w:val="-1"/>
          <w:sz w:val="22"/>
          <w:szCs w:val="22"/>
        </w:rPr>
        <w:t>,</w:t>
      </w:r>
      <w:r w:rsidR="001447DC" w:rsidRPr="00233DF8">
        <w:rPr>
          <w:b/>
          <w:spacing w:val="1"/>
          <w:position w:val="-1"/>
          <w:sz w:val="22"/>
          <w:szCs w:val="22"/>
        </w:rPr>
        <w:t xml:space="preserve"> Appendix 2 – Scope of Work</w:t>
      </w:r>
      <w:r w:rsidR="000E5CD3" w:rsidRPr="00233DF8">
        <w:rPr>
          <w:b/>
          <w:spacing w:val="1"/>
          <w:position w:val="-1"/>
          <w:sz w:val="22"/>
          <w:szCs w:val="22"/>
        </w:rPr>
        <w:t xml:space="preserve"> and Appendix 3 - Declaration</w:t>
      </w:r>
      <w:r w:rsidR="001447DC" w:rsidRPr="00233DF8">
        <w:rPr>
          <w:b/>
          <w:spacing w:val="1"/>
          <w:position w:val="-1"/>
          <w:sz w:val="22"/>
          <w:szCs w:val="22"/>
        </w:rPr>
        <w:t>]</w:t>
      </w:r>
    </w:p>
    <w:p w14:paraId="77CB2FD4" w14:textId="77777777" w:rsidR="00076AAD" w:rsidRPr="00233DF8" w:rsidRDefault="00076AAD" w:rsidP="004910D8">
      <w:pPr>
        <w:spacing w:line="276" w:lineRule="auto"/>
        <w:jc w:val="both"/>
        <w:rPr>
          <w:b/>
          <w:sz w:val="22"/>
          <w:szCs w:val="22"/>
        </w:rPr>
      </w:pPr>
    </w:p>
    <w:p w14:paraId="0CD6BC0B" w14:textId="77777777" w:rsidR="00811B9A" w:rsidRPr="00233DF8" w:rsidRDefault="00811B9A" w:rsidP="004910D8">
      <w:pPr>
        <w:spacing w:line="276" w:lineRule="auto"/>
        <w:jc w:val="both"/>
        <w:rPr>
          <w:b/>
          <w:sz w:val="22"/>
          <w:szCs w:val="22"/>
        </w:rPr>
      </w:pPr>
    </w:p>
    <w:p w14:paraId="74D0C385" w14:textId="77777777" w:rsidR="00811B9A" w:rsidRPr="00233DF8" w:rsidRDefault="00811B9A" w:rsidP="004910D8">
      <w:pPr>
        <w:spacing w:line="276" w:lineRule="auto"/>
        <w:jc w:val="both"/>
        <w:rPr>
          <w:b/>
          <w:sz w:val="22"/>
          <w:szCs w:val="22"/>
        </w:rPr>
      </w:pPr>
    </w:p>
    <w:p w14:paraId="2B5A32F3" w14:textId="77777777" w:rsidR="00811B9A" w:rsidRPr="00233DF8" w:rsidRDefault="00811B9A" w:rsidP="004910D8">
      <w:pPr>
        <w:spacing w:line="276" w:lineRule="auto"/>
        <w:jc w:val="both"/>
        <w:rPr>
          <w:b/>
          <w:sz w:val="22"/>
          <w:szCs w:val="22"/>
        </w:rPr>
      </w:pPr>
    </w:p>
    <w:p w14:paraId="16220CCC" w14:textId="07E9B1E4" w:rsidR="00426030" w:rsidRPr="00233DF8" w:rsidRDefault="00426030" w:rsidP="004910D8">
      <w:pPr>
        <w:spacing w:line="276" w:lineRule="auto"/>
        <w:jc w:val="both"/>
        <w:rPr>
          <w:sz w:val="22"/>
          <w:szCs w:val="22"/>
        </w:rPr>
      </w:pPr>
      <w:r w:rsidRPr="00233DF8">
        <w:rPr>
          <w:b/>
          <w:sz w:val="22"/>
          <w:szCs w:val="22"/>
        </w:rPr>
        <w:t>We</w:t>
      </w:r>
      <w:r w:rsidRPr="00233DF8">
        <w:rPr>
          <w:b/>
          <w:spacing w:val="39"/>
          <w:sz w:val="22"/>
          <w:szCs w:val="22"/>
        </w:rPr>
        <w:t xml:space="preserve"> </w:t>
      </w:r>
      <w:r w:rsidRPr="00233DF8">
        <w:rPr>
          <w:b/>
          <w:spacing w:val="-2"/>
          <w:sz w:val="22"/>
          <w:szCs w:val="22"/>
        </w:rPr>
        <w:t>c</w:t>
      </w:r>
      <w:r w:rsidRPr="00233DF8">
        <w:rPr>
          <w:b/>
          <w:spacing w:val="2"/>
          <w:sz w:val="22"/>
          <w:szCs w:val="22"/>
        </w:rPr>
        <w:t>onf</w:t>
      </w:r>
      <w:r w:rsidRPr="00233DF8">
        <w:rPr>
          <w:b/>
          <w:spacing w:val="-1"/>
          <w:sz w:val="22"/>
          <w:szCs w:val="22"/>
        </w:rPr>
        <w:t>i</w:t>
      </w:r>
      <w:r w:rsidRPr="00233DF8">
        <w:rPr>
          <w:b/>
          <w:spacing w:val="-2"/>
          <w:sz w:val="22"/>
          <w:szCs w:val="22"/>
        </w:rPr>
        <w:t>r</w:t>
      </w:r>
      <w:r w:rsidRPr="00233DF8">
        <w:rPr>
          <w:b/>
          <w:sz w:val="22"/>
          <w:szCs w:val="22"/>
        </w:rPr>
        <w:t>m</w:t>
      </w:r>
      <w:r w:rsidRPr="00233DF8">
        <w:rPr>
          <w:b/>
          <w:spacing w:val="41"/>
          <w:sz w:val="22"/>
          <w:szCs w:val="22"/>
        </w:rPr>
        <w:t xml:space="preserve"> </w:t>
      </w:r>
      <w:r w:rsidRPr="00233DF8">
        <w:rPr>
          <w:b/>
          <w:spacing w:val="-2"/>
          <w:sz w:val="22"/>
          <w:szCs w:val="22"/>
        </w:rPr>
        <w:t>o</w:t>
      </w:r>
      <w:r w:rsidRPr="00233DF8">
        <w:rPr>
          <w:b/>
          <w:spacing w:val="2"/>
          <w:sz w:val="22"/>
          <w:szCs w:val="22"/>
        </w:rPr>
        <w:t>u</w:t>
      </w:r>
      <w:r w:rsidRPr="00233DF8">
        <w:rPr>
          <w:b/>
          <w:sz w:val="22"/>
          <w:szCs w:val="22"/>
        </w:rPr>
        <w:t>r</w:t>
      </w:r>
      <w:r w:rsidRPr="00233DF8">
        <w:rPr>
          <w:b/>
          <w:spacing w:val="39"/>
          <w:sz w:val="22"/>
          <w:szCs w:val="22"/>
        </w:rPr>
        <w:t xml:space="preserve"> </w:t>
      </w:r>
      <w:r w:rsidRPr="00233DF8">
        <w:rPr>
          <w:b/>
          <w:spacing w:val="-2"/>
          <w:sz w:val="22"/>
          <w:szCs w:val="22"/>
        </w:rPr>
        <w:t>a</w:t>
      </w:r>
      <w:r w:rsidRPr="00233DF8">
        <w:rPr>
          <w:b/>
          <w:spacing w:val="2"/>
          <w:sz w:val="22"/>
          <w:szCs w:val="22"/>
        </w:rPr>
        <w:t>g</w:t>
      </w:r>
      <w:r w:rsidRPr="00233DF8">
        <w:rPr>
          <w:b/>
          <w:spacing w:val="-2"/>
          <w:sz w:val="22"/>
          <w:szCs w:val="22"/>
        </w:rPr>
        <w:t>ree</w:t>
      </w:r>
      <w:r w:rsidRPr="00233DF8">
        <w:rPr>
          <w:b/>
          <w:sz w:val="22"/>
          <w:szCs w:val="22"/>
        </w:rPr>
        <w:t>m</w:t>
      </w:r>
      <w:r w:rsidRPr="00233DF8">
        <w:rPr>
          <w:b/>
          <w:spacing w:val="-2"/>
          <w:sz w:val="22"/>
          <w:szCs w:val="22"/>
        </w:rPr>
        <w:t>e</w:t>
      </w:r>
      <w:r w:rsidRPr="00233DF8">
        <w:rPr>
          <w:b/>
          <w:spacing w:val="2"/>
          <w:sz w:val="22"/>
          <w:szCs w:val="22"/>
        </w:rPr>
        <w:t>n</w:t>
      </w:r>
      <w:r w:rsidRPr="00233DF8">
        <w:rPr>
          <w:b/>
          <w:sz w:val="22"/>
          <w:szCs w:val="22"/>
        </w:rPr>
        <w:t>t</w:t>
      </w:r>
      <w:r w:rsidRPr="00233DF8">
        <w:rPr>
          <w:b/>
          <w:spacing w:val="39"/>
          <w:sz w:val="22"/>
          <w:szCs w:val="22"/>
        </w:rPr>
        <w:t xml:space="preserve"> </w:t>
      </w:r>
      <w:r w:rsidRPr="00233DF8">
        <w:rPr>
          <w:b/>
          <w:spacing w:val="2"/>
          <w:sz w:val="22"/>
          <w:szCs w:val="22"/>
        </w:rPr>
        <w:t>an</w:t>
      </w:r>
      <w:r w:rsidRPr="00233DF8">
        <w:rPr>
          <w:b/>
          <w:sz w:val="22"/>
          <w:szCs w:val="22"/>
        </w:rPr>
        <w:t>d</w:t>
      </w:r>
      <w:r w:rsidRPr="00233DF8">
        <w:rPr>
          <w:b/>
          <w:spacing w:val="38"/>
          <w:sz w:val="22"/>
          <w:szCs w:val="22"/>
        </w:rPr>
        <w:t xml:space="preserve"> </w:t>
      </w:r>
      <w:r w:rsidRPr="00233DF8">
        <w:rPr>
          <w:b/>
          <w:spacing w:val="2"/>
          <w:sz w:val="22"/>
          <w:szCs w:val="22"/>
        </w:rPr>
        <w:t>a</w:t>
      </w:r>
      <w:r w:rsidRPr="00233DF8">
        <w:rPr>
          <w:b/>
          <w:spacing w:val="-2"/>
          <w:sz w:val="22"/>
          <w:szCs w:val="22"/>
        </w:rPr>
        <w:t>cce</w:t>
      </w:r>
      <w:r w:rsidRPr="00233DF8">
        <w:rPr>
          <w:b/>
          <w:spacing w:val="2"/>
          <w:sz w:val="22"/>
          <w:szCs w:val="22"/>
        </w:rPr>
        <w:t>p</w:t>
      </w:r>
      <w:r w:rsidRPr="00233DF8">
        <w:rPr>
          <w:b/>
          <w:spacing w:val="-1"/>
          <w:sz w:val="22"/>
          <w:szCs w:val="22"/>
        </w:rPr>
        <w:t>t</w:t>
      </w:r>
      <w:r w:rsidRPr="00233DF8">
        <w:rPr>
          <w:b/>
          <w:spacing w:val="2"/>
          <w:sz w:val="22"/>
          <w:szCs w:val="22"/>
        </w:rPr>
        <w:t>a</w:t>
      </w:r>
      <w:r w:rsidRPr="00233DF8">
        <w:rPr>
          <w:b/>
          <w:spacing w:val="-2"/>
          <w:sz w:val="22"/>
          <w:szCs w:val="22"/>
        </w:rPr>
        <w:t>nc</w:t>
      </w:r>
      <w:r w:rsidRPr="00233DF8">
        <w:rPr>
          <w:b/>
          <w:sz w:val="22"/>
          <w:szCs w:val="22"/>
        </w:rPr>
        <w:t>e</w:t>
      </w:r>
      <w:r w:rsidRPr="00233DF8">
        <w:rPr>
          <w:b/>
          <w:spacing w:val="39"/>
          <w:sz w:val="22"/>
          <w:szCs w:val="22"/>
        </w:rPr>
        <w:t xml:space="preserve"> </w:t>
      </w:r>
      <w:r w:rsidRPr="00233DF8">
        <w:rPr>
          <w:b/>
          <w:spacing w:val="2"/>
          <w:sz w:val="22"/>
          <w:szCs w:val="22"/>
        </w:rPr>
        <w:t>o</w:t>
      </w:r>
      <w:r w:rsidRPr="00233DF8">
        <w:rPr>
          <w:b/>
          <w:sz w:val="22"/>
          <w:szCs w:val="22"/>
        </w:rPr>
        <w:t>f</w:t>
      </w:r>
      <w:r w:rsidRPr="00233DF8">
        <w:rPr>
          <w:b/>
          <w:spacing w:val="43"/>
          <w:sz w:val="22"/>
          <w:szCs w:val="22"/>
        </w:rPr>
        <w:t xml:space="preserve"> </w:t>
      </w:r>
      <w:r w:rsidRPr="00233DF8">
        <w:rPr>
          <w:b/>
          <w:spacing w:val="-1"/>
          <w:sz w:val="22"/>
          <w:szCs w:val="22"/>
        </w:rPr>
        <w:t>t</w:t>
      </w:r>
      <w:r w:rsidRPr="00233DF8">
        <w:rPr>
          <w:b/>
          <w:spacing w:val="2"/>
          <w:sz w:val="22"/>
          <w:szCs w:val="22"/>
        </w:rPr>
        <w:t>h</w:t>
      </w:r>
      <w:r w:rsidRPr="00233DF8">
        <w:rPr>
          <w:b/>
          <w:sz w:val="22"/>
          <w:szCs w:val="22"/>
        </w:rPr>
        <w:t>e</w:t>
      </w:r>
      <w:r w:rsidRPr="00233DF8">
        <w:rPr>
          <w:b/>
          <w:spacing w:val="39"/>
          <w:sz w:val="22"/>
          <w:szCs w:val="22"/>
        </w:rPr>
        <w:t xml:space="preserve"> </w:t>
      </w:r>
      <w:r w:rsidRPr="00233DF8">
        <w:rPr>
          <w:b/>
          <w:spacing w:val="-1"/>
          <w:sz w:val="22"/>
          <w:szCs w:val="22"/>
        </w:rPr>
        <w:t>t</w:t>
      </w:r>
      <w:r w:rsidRPr="00233DF8">
        <w:rPr>
          <w:b/>
          <w:spacing w:val="-2"/>
          <w:sz w:val="22"/>
          <w:szCs w:val="22"/>
        </w:rPr>
        <w:t>er</w:t>
      </w:r>
      <w:r w:rsidRPr="00233DF8">
        <w:rPr>
          <w:b/>
          <w:sz w:val="22"/>
          <w:szCs w:val="22"/>
        </w:rPr>
        <w:t>ms</w:t>
      </w:r>
      <w:r w:rsidRPr="00233DF8">
        <w:rPr>
          <w:b/>
          <w:spacing w:val="39"/>
          <w:sz w:val="22"/>
          <w:szCs w:val="22"/>
        </w:rPr>
        <w:t xml:space="preserve"> </w:t>
      </w:r>
      <w:r w:rsidRPr="00233DF8">
        <w:rPr>
          <w:b/>
          <w:spacing w:val="2"/>
          <w:sz w:val="22"/>
          <w:szCs w:val="22"/>
        </w:rPr>
        <w:t>an</w:t>
      </w:r>
      <w:r w:rsidRPr="00233DF8">
        <w:rPr>
          <w:b/>
          <w:sz w:val="22"/>
          <w:szCs w:val="22"/>
        </w:rPr>
        <w:t>d</w:t>
      </w:r>
      <w:r w:rsidRPr="00233DF8">
        <w:rPr>
          <w:b/>
          <w:spacing w:val="38"/>
          <w:sz w:val="22"/>
          <w:szCs w:val="22"/>
        </w:rPr>
        <w:t xml:space="preserve"> </w:t>
      </w:r>
      <w:r w:rsidRPr="00233DF8">
        <w:rPr>
          <w:b/>
          <w:spacing w:val="-2"/>
          <w:sz w:val="22"/>
          <w:szCs w:val="22"/>
        </w:rPr>
        <w:t>c</w:t>
      </w:r>
      <w:r w:rsidRPr="00233DF8">
        <w:rPr>
          <w:b/>
          <w:spacing w:val="2"/>
          <w:sz w:val="22"/>
          <w:szCs w:val="22"/>
        </w:rPr>
        <w:t>o</w:t>
      </w:r>
      <w:r w:rsidRPr="00233DF8">
        <w:rPr>
          <w:b/>
          <w:spacing w:val="-2"/>
          <w:sz w:val="22"/>
          <w:szCs w:val="22"/>
        </w:rPr>
        <w:t>n</w:t>
      </w:r>
      <w:r w:rsidRPr="00233DF8">
        <w:rPr>
          <w:b/>
          <w:spacing w:val="2"/>
          <w:sz w:val="22"/>
          <w:szCs w:val="22"/>
        </w:rPr>
        <w:t>d</w:t>
      </w:r>
      <w:r w:rsidRPr="00233DF8">
        <w:rPr>
          <w:b/>
          <w:spacing w:val="-1"/>
          <w:sz w:val="22"/>
          <w:szCs w:val="22"/>
        </w:rPr>
        <w:t>iti</w:t>
      </w:r>
      <w:r w:rsidRPr="00233DF8">
        <w:rPr>
          <w:b/>
          <w:spacing w:val="2"/>
          <w:sz w:val="22"/>
          <w:szCs w:val="22"/>
        </w:rPr>
        <w:t>on</w:t>
      </w:r>
      <w:r w:rsidRPr="00233DF8">
        <w:rPr>
          <w:b/>
          <w:sz w:val="22"/>
          <w:szCs w:val="22"/>
        </w:rPr>
        <w:t>s</w:t>
      </w:r>
      <w:r w:rsidRPr="00233DF8">
        <w:rPr>
          <w:b/>
          <w:spacing w:val="39"/>
          <w:sz w:val="22"/>
          <w:szCs w:val="22"/>
        </w:rPr>
        <w:t xml:space="preserve"> </w:t>
      </w:r>
      <w:r w:rsidRPr="00233DF8">
        <w:rPr>
          <w:b/>
          <w:spacing w:val="-2"/>
          <w:sz w:val="22"/>
          <w:szCs w:val="22"/>
        </w:rPr>
        <w:t>o</w:t>
      </w:r>
      <w:r w:rsidRPr="00233DF8">
        <w:rPr>
          <w:b/>
          <w:sz w:val="22"/>
          <w:szCs w:val="22"/>
        </w:rPr>
        <w:t>f</w:t>
      </w:r>
      <w:r w:rsidRPr="00233DF8">
        <w:rPr>
          <w:b/>
          <w:spacing w:val="43"/>
          <w:sz w:val="22"/>
          <w:szCs w:val="22"/>
        </w:rPr>
        <w:t xml:space="preserve"> </w:t>
      </w:r>
      <w:r w:rsidRPr="00233DF8">
        <w:rPr>
          <w:b/>
          <w:spacing w:val="-1"/>
          <w:sz w:val="22"/>
          <w:szCs w:val="22"/>
        </w:rPr>
        <w:t>t</w:t>
      </w:r>
      <w:r w:rsidRPr="00233DF8">
        <w:rPr>
          <w:b/>
          <w:spacing w:val="2"/>
          <w:sz w:val="22"/>
          <w:szCs w:val="22"/>
        </w:rPr>
        <w:t>h</w:t>
      </w:r>
      <w:r w:rsidRPr="00233DF8">
        <w:rPr>
          <w:b/>
          <w:spacing w:val="-1"/>
          <w:sz w:val="22"/>
          <w:szCs w:val="22"/>
        </w:rPr>
        <w:t>i</w:t>
      </w:r>
      <w:r w:rsidRPr="00233DF8">
        <w:rPr>
          <w:b/>
          <w:sz w:val="22"/>
          <w:szCs w:val="22"/>
        </w:rPr>
        <w:t>s</w:t>
      </w:r>
      <w:r w:rsidRPr="00233DF8">
        <w:rPr>
          <w:b/>
          <w:spacing w:val="39"/>
          <w:sz w:val="22"/>
          <w:szCs w:val="22"/>
        </w:rPr>
        <w:t xml:space="preserve"> </w:t>
      </w:r>
      <w:r w:rsidRPr="00233DF8">
        <w:rPr>
          <w:b/>
          <w:spacing w:val="-3"/>
          <w:sz w:val="22"/>
          <w:szCs w:val="22"/>
        </w:rPr>
        <w:t>E</w:t>
      </w:r>
      <w:r w:rsidRPr="00233DF8">
        <w:rPr>
          <w:b/>
          <w:spacing w:val="-2"/>
          <w:sz w:val="22"/>
          <w:szCs w:val="22"/>
        </w:rPr>
        <w:t>n</w:t>
      </w:r>
      <w:r w:rsidRPr="00233DF8">
        <w:rPr>
          <w:b/>
          <w:spacing w:val="2"/>
          <w:sz w:val="22"/>
          <w:szCs w:val="22"/>
        </w:rPr>
        <w:t>gag</w:t>
      </w:r>
      <w:r w:rsidRPr="00233DF8">
        <w:rPr>
          <w:b/>
          <w:spacing w:val="-2"/>
          <w:sz w:val="22"/>
          <w:szCs w:val="22"/>
        </w:rPr>
        <w:t>e</w:t>
      </w:r>
      <w:r w:rsidRPr="00233DF8">
        <w:rPr>
          <w:b/>
          <w:sz w:val="22"/>
          <w:szCs w:val="22"/>
        </w:rPr>
        <w:t>m</w:t>
      </w:r>
      <w:r w:rsidRPr="00233DF8">
        <w:rPr>
          <w:b/>
          <w:spacing w:val="-2"/>
          <w:sz w:val="22"/>
          <w:szCs w:val="22"/>
        </w:rPr>
        <w:t>e</w:t>
      </w:r>
      <w:r w:rsidRPr="00233DF8">
        <w:rPr>
          <w:b/>
          <w:spacing w:val="2"/>
          <w:sz w:val="22"/>
          <w:szCs w:val="22"/>
        </w:rPr>
        <w:t>n</w:t>
      </w:r>
      <w:r w:rsidRPr="00233DF8">
        <w:rPr>
          <w:b/>
          <w:sz w:val="22"/>
          <w:szCs w:val="22"/>
        </w:rPr>
        <w:t>t</w:t>
      </w:r>
    </w:p>
    <w:p w14:paraId="33519958" w14:textId="4A2B2F47" w:rsidR="002A160E" w:rsidRPr="00233DF8" w:rsidRDefault="00426030" w:rsidP="004910D8">
      <w:pPr>
        <w:spacing w:line="276" w:lineRule="auto"/>
        <w:jc w:val="both"/>
        <w:rPr>
          <w:b/>
          <w:spacing w:val="-3"/>
          <w:sz w:val="22"/>
          <w:szCs w:val="22"/>
        </w:rPr>
      </w:pPr>
      <w:r w:rsidRPr="00233DF8">
        <w:rPr>
          <w:b/>
          <w:spacing w:val="1"/>
          <w:sz w:val="22"/>
          <w:szCs w:val="22"/>
        </w:rPr>
        <w:t>L</w:t>
      </w:r>
      <w:r w:rsidRPr="00233DF8">
        <w:rPr>
          <w:b/>
          <w:spacing w:val="-2"/>
          <w:sz w:val="22"/>
          <w:szCs w:val="22"/>
        </w:rPr>
        <w:t>e</w:t>
      </w:r>
      <w:r w:rsidRPr="00233DF8">
        <w:rPr>
          <w:b/>
          <w:spacing w:val="-1"/>
          <w:sz w:val="22"/>
          <w:szCs w:val="22"/>
        </w:rPr>
        <w:t>tt</w:t>
      </w:r>
      <w:r w:rsidRPr="00233DF8">
        <w:rPr>
          <w:b/>
          <w:spacing w:val="2"/>
          <w:sz w:val="22"/>
          <w:szCs w:val="22"/>
        </w:rPr>
        <w:t>e</w:t>
      </w:r>
      <w:r w:rsidRPr="00233DF8">
        <w:rPr>
          <w:b/>
          <w:sz w:val="22"/>
          <w:szCs w:val="22"/>
        </w:rPr>
        <w:t>r</w:t>
      </w:r>
      <w:r w:rsidRPr="00233DF8">
        <w:rPr>
          <w:b/>
          <w:spacing w:val="-1"/>
          <w:sz w:val="22"/>
          <w:szCs w:val="22"/>
        </w:rPr>
        <w:t xml:space="preserve"> </w:t>
      </w:r>
      <w:r w:rsidRPr="00233DF8">
        <w:rPr>
          <w:b/>
          <w:spacing w:val="2"/>
          <w:sz w:val="22"/>
          <w:szCs w:val="22"/>
        </w:rPr>
        <w:t>an</w:t>
      </w:r>
      <w:r w:rsidRPr="00233DF8">
        <w:rPr>
          <w:b/>
          <w:sz w:val="22"/>
          <w:szCs w:val="22"/>
        </w:rPr>
        <w:t>d</w:t>
      </w:r>
      <w:r w:rsidRPr="00233DF8">
        <w:rPr>
          <w:b/>
          <w:spacing w:val="-2"/>
          <w:sz w:val="22"/>
          <w:szCs w:val="22"/>
        </w:rPr>
        <w:t xml:space="preserve"> </w:t>
      </w:r>
      <w:r w:rsidRPr="00233DF8">
        <w:rPr>
          <w:b/>
          <w:spacing w:val="1"/>
          <w:sz w:val="22"/>
          <w:szCs w:val="22"/>
        </w:rPr>
        <w:t>A</w:t>
      </w:r>
      <w:r w:rsidRPr="00233DF8">
        <w:rPr>
          <w:b/>
          <w:spacing w:val="2"/>
          <w:sz w:val="22"/>
          <w:szCs w:val="22"/>
        </w:rPr>
        <w:t>pp</w:t>
      </w:r>
      <w:r w:rsidRPr="00233DF8">
        <w:rPr>
          <w:b/>
          <w:spacing w:val="-2"/>
          <w:sz w:val="22"/>
          <w:szCs w:val="22"/>
        </w:rPr>
        <w:t>en</w:t>
      </w:r>
      <w:r w:rsidRPr="00233DF8">
        <w:rPr>
          <w:b/>
          <w:spacing w:val="2"/>
          <w:sz w:val="22"/>
          <w:szCs w:val="22"/>
        </w:rPr>
        <w:t>d</w:t>
      </w:r>
      <w:r w:rsidRPr="00233DF8">
        <w:rPr>
          <w:b/>
          <w:spacing w:val="-1"/>
          <w:sz w:val="22"/>
          <w:szCs w:val="22"/>
        </w:rPr>
        <w:t>i</w:t>
      </w:r>
      <w:r w:rsidRPr="00233DF8">
        <w:rPr>
          <w:b/>
          <w:sz w:val="22"/>
          <w:szCs w:val="22"/>
        </w:rPr>
        <w:t>x</w:t>
      </w:r>
      <w:r w:rsidRPr="00233DF8">
        <w:rPr>
          <w:b/>
          <w:spacing w:val="2"/>
          <w:sz w:val="22"/>
          <w:szCs w:val="22"/>
        </w:rPr>
        <w:t xml:space="preserve"> 1</w:t>
      </w:r>
      <w:r w:rsidRPr="00233DF8">
        <w:rPr>
          <w:b/>
          <w:sz w:val="22"/>
          <w:szCs w:val="22"/>
        </w:rPr>
        <w:t xml:space="preserve">: </w:t>
      </w:r>
      <w:r w:rsidRPr="00233DF8">
        <w:rPr>
          <w:b/>
          <w:spacing w:val="-3"/>
          <w:sz w:val="22"/>
          <w:szCs w:val="22"/>
        </w:rPr>
        <w:t>G</w:t>
      </w:r>
      <w:r w:rsidRPr="00233DF8">
        <w:rPr>
          <w:b/>
          <w:spacing w:val="-2"/>
          <w:sz w:val="22"/>
          <w:szCs w:val="22"/>
        </w:rPr>
        <w:t>e</w:t>
      </w:r>
      <w:r w:rsidRPr="00233DF8">
        <w:rPr>
          <w:b/>
          <w:spacing w:val="2"/>
          <w:sz w:val="22"/>
          <w:szCs w:val="22"/>
        </w:rPr>
        <w:t>n</w:t>
      </w:r>
      <w:r w:rsidRPr="00233DF8">
        <w:rPr>
          <w:b/>
          <w:spacing w:val="-2"/>
          <w:sz w:val="22"/>
          <w:szCs w:val="22"/>
        </w:rPr>
        <w:t>er</w:t>
      </w:r>
      <w:r w:rsidRPr="00233DF8">
        <w:rPr>
          <w:b/>
          <w:spacing w:val="2"/>
          <w:sz w:val="22"/>
          <w:szCs w:val="22"/>
        </w:rPr>
        <w:t>a</w:t>
      </w:r>
      <w:r w:rsidRPr="00233DF8">
        <w:rPr>
          <w:b/>
          <w:sz w:val="22"/>
          <w:szCs w:val="22"/>
        </w:rPr>
        <w:t xml:space="preserve">l </w:t>
      </w:r>
      <w:r w:rsidRPr="00233DF8">
        <w:rPr>
          <w:b/>
          <w:spacing w:val="1"/>
          <w:sz w:val="22"/>
          <w:szCs w:val="22"/>
        </w:rPr>
        <w:t>T</w:t>
      </w:r>
      <w:r w:rsidRPr="00233DF8">
        <w:rPr>
          <w:b/>
          <w:spacing w:val="-2"/>
          <w:sz w:val="22"/>
          <w:szCs w:val="22"/>
        </w:rPr>
        <w:t>er</w:t>
      </w:r>
      <w:r w:rsidRPr="00233DF8">
        <w:rPr>
          <w:b/>
          <w:sz w:val="22"/>
          <w:szCs w:val="22"/>
        </w:rPr>
        <w:t>ms</w:t>
      </w:r>
      <w:r w:rsidRPr="00233DF8">
        <w:rPr>
          <w:b/>
          <w:spacing w:val="-1"/>
          <w:sz w:val="22"/>
          <w:szCs w:val="22"/>
        </w:rPr>
        <w:t xml:space="preserve"> </w:t>
      </w:r>
      <w:r w:rsidRPr="00233DF8">
        <w:rPr>
          <w:b/>
          <w:spacing w:val="2"/>
          <w:sz w:val="22"/>
          <w:szCs w:val="22"/>
        </w:rPr>
        <w:t>o</w:t>
      </w:r>
      <w:r w:rsidRPr="00233DF8">
        <w:rPr>
          <w:b/>
          <w:sz w:val="22"/>
          <w:szCs w:val="22"/>
        </w:rPr>
        <w:t>f</w:t>
      </w:r>
      <w:r w:rsidR="00F347FF" w:rsidRPr="00233DF8">
        <w:rPr>
          <w:b/>
          <w:spacing w:val="-1"/>
          <w:sz w:val="22"/>
          <w:szCs w:val="22"/>
        </w:rPr>
        <w:t xml:space="preserve"> </w:t>
      </w:r>
      <w:r w:rsidRPr="00233DF8">
        <w:rPr>
          <w:b/>
          <w:spacing w:val="-3"/>
          <w:sz w:val="22"/>
          <w:szCs w:val="22"/>
        </w:rPr>
        <w:t>Business</w:t>
      </w:r>
      <w:r w:rsidR="001447DC" w:rsidRPr="00233DF8">
        <w:rPr>
          <w:b/>
          <w:spacing w:val="-3"/>
          <w:sz w:val="22"/>
          <w:szCs w:val="22"/>
        </w:rPr>
        <w:t xml:space="preserve"> and Appendix 2 – Scope of Work</w:t>
      </w:r>
    </w:p>
    <w:p w14:paraId="5C749763" w14:textId="77777777" w:rsidR="00F347FF" w:rsidRPr="00233DF8" w:rsidRDefault="00F347FF" w:rsidP="004910D8">
      <w:pPr>
        <w:spacing w:line="276" w:lineRule="auto"/>
        <w:jc w:val="both"/>
        <w:rPr>
          <w:b/>
          <w:spacing w:val="1"/>
          <w:sz w:val="22"/>
          <w:szCs w:val="22"/>
        </w:rPr>
      </w:pPr>
    </w:p>
    <w:p w14:paraId="7FE0A9AC" w14:textId="5DDA4A38" w:rsidR="00426030" w:rsidRPr="00233DF8" w:rsidRDefault="00426030" w:rsidP="004910D8">
      <w:pPr>
        <w:spacing w:line="276" w:lineRule="auto"/>
        <w:jc w:val="both"/>
        <w:rPr>
          <w:b/>
          <w:sz w:val="22"/>
          <w:szCs w:val="22"/>
        </w:rPr>
      </w:pPr>
      <w:r w:rsidRPr="00233DF8">
        <w:rPr>
          <w:b/>
          <w:spacing w:val="1"/>
          <w:sz w:val="22"/>
          <w:szCs w:val="22"/>
        </w:rPr>
        <w:t>O</w:t>
      </w:r>
      <w:r w:rsidRPr="00233DF8">
        <w:rPr>
          <w:b/>
          <w:sz w:val="22"/>
          <w:szCs w:val="22"/>
        </w:rPr>
        <w:t>n</w:t>
      </w:r>
      <w:r w:rsidRPr="00233DF8">
        <w:rPr>
          <w:b/>
          <w:spacing w:val="2"/>
          <w:sz w:val="22"/>
          <w:szCs w:val="22"/>
        </w:rPr>
        <w:t xml:space="preserve"> b</w:t>
      </w:r>
      <w:r w:rsidRPr="00233DF8">
        <w:rPr>
          <w:b/>
          <w:spacing w:val="-2"/>
          <w:sz w:val="22"/>
          <w:szCs w:val="22"/>
        </w:rPr>
        <w:t>eh</w:t>
      </w:r>
      <w:r w:rsidRPr="00233DF8">
        <w:rPr>
          <w:b/>
          <w:spacing w:val="2"/>
          <w:sz w:val="22"/>
          <w:szCs w:val="22"/>
        </w:rPr>
        <w:t>a</w:t>
      </w:r>
      <w:r w:rsidRPr="00233DF8">
        <w:rPr>
          <w:b/>
          <w:spacing w:val="-1"/>
          <w:sz w:val="22"/>
          <w:szCs w:val="22"/>
        </w:rPr>
        <w:t>l</w:t>
      </w:r>
      <w:r w:rsidRPr="00233DF8">
        <w:rPr>
          <w:b/>
          <w:sz w:val="22"/>
          <w:szCs w:val="22"/>
        </w:rPr>
        <w:t>f</w:t>
      </w:r>
      <w:r w:rsidRPr="00233DF8">
        <w:rPr>
          <w:b/>
          <w:spacing w:val="-1"/>
          <w:sz w:val="22"/>
          <w:szCs w:val="22"/>
        </w:rPr>
        <w:t xml:space="preserve"> </w:t>
      </w:r>
      <w:r w:rsidRPr="00233DF8">
        <w:rPr>
          <w:b/>
          <w:spacing w:val="-2"/>
          <w:sz w:val="22"/>
          <w:szCs w:val="22"/>
        </w:rPr>
        <w:t>o</w:t>
      </w:r>
      <w:r w:rsidRPr="00233DF8">
        <w:rPr>
          <w:b/>
          <w:sz w:val="22"/>
          <w:szCs w:val="22"/>
        </w:rPr>
        <w:t>f</w:t>
      </w:r>
      <w:r w:rsidRPr="00233DF8">
        <w:rPr>
          <w:b/>
          <w:spacing w:val="6"/>
          <w:sz w:val="22"/>
          <w:szCs w:val="22"/>
        </w:rPr>
        <w:t xml:space="preserve"> </w:t>
      </w:r>
      <w:r w:rsidR="00843EB7" w:rsidRPr="00233DF8">
        <w:rPr>
          <w:b/>
          <w:spacing w:val="-3"/>
          <w:sz w:val="22"/>
          <w:szCs w:val="22"/>
        </w:rPr>
        <w:t>Nuvama</w:t>
      </w:r>
      <w:r w:rsidR="001E1921" w:rsidRPr="00233DF8">
        <w:rPr>
          <w:b/>
          <w:spacing w:val="-3"/>
          <w:sz w:val="22"/>
          <w:szCs w:val="22"/>
        </w:rPr>
        <w:t xml:space="preserve"> </w:t>
      </w:r>
      <w:r w:rsidR="00210EFC" w:rsidRPr="00233DF8">
        <w:rPr>
          <w:b/>
          <w:spacing w:val="-3"/>
          <w:sz w:val="22"/>
          <w:szCs w:val="22"/>
        </w:rPr>
        <w:t xml:space="preserve">Wealth </w:t>
      </w:r>
      <w:r w:rsidR="001E1921" w:rsidRPr="00233DF8">
        <w:rPr>
          <w:b/>
          <w:spacing w:val="-3"/>
          <w:sz w:val="22"/>
          <w:szCs w:val="22"/>
        </w:rPr>
        <w:t>Management Limited</w:t>
      </w:r>
    </w:p>
    <w:p w14:paraId="68DA1D39" w14:textId="77777777" w:rsidR="002A160E" w:rsidRPr="00233DF8" w:rsidRDefault="002A160E" w:rsidP="004910D8">
      <w:pPr>
        <w:spacing w:line="276" w:lineRule="auto"/>
        <w:jc w:val="both"/>
        <w:rPr>
          <w:b/>
          <w:sz w:val="22"/>
          <w:szCs w:val="22"/>
        </w:rPr>
      </w:pPr>
    </w:p>
    <w:p w14:paraId="12A009B9" w14:textId="77777777" w:rsidR="002A160E" w:rsidRPr="00233DF8" w:rsidRDefault="002A160E" w:rsidP="004910D8">
      <w:pPr>
        <w:spacing w:line="276" w:lineRule="auto"/>
        <w:jc w:val="both"/>
        <w:rPr>
          <w:sz w:val="22"/>
          <w:szCs w:val="22"/>
        </w:rPr>
      </w:pPr>
    </w:p>
    <w:p w14:paraId="20A1B4E8" w14:textId="60069103" w:rsidR="00426030" w:rsidRPr="00233DF8" w:rsidRDefault="00426030" w:rsidP="004910D8">
      <w:pPr>
        <w:spacing w:line="276" w:lineRule="auto"/>
        <w:jc w:val="both"/>
        <w:rPr>
          <w:sz w:val="22"/>
          <w:szCs w:val="22"/>
          <w:u w:val="single"/>
        </w:rPr>
      </w:pPr>
      <w:proofErr w:type="spellStart"/>
      <w:r w:rsidRPr="00233DF8">
        <w:rPr>
          <w:spacing w:val="-3"/>
          <w:sz w:val="22"/>
          <w:szCs w:val="22"/>
        </w:rPr>
        <w:t>A</w:t>
      </w:r>
      <w:r w:rsidRPr="00233DF8">
        <w:rPr>
          <w:spacing w:val="2"/>
          <w:sz w:val="22"/>
          <w:szCs w:val="22"/>
        </w:rPr>
        <w:t>u</w:t>
      </w:r>
      <w:r w:rsidRPr="00233DF8">
        <w:rPr>
          <w:spacing w:val="-1"/>
          <w:sz w:val="22"/>
          <w:szCs w:val="22"/>
        </w:rPr>
        <w:t>t</w:t>
      </w:r>
      <w:r w:rsidRPr="00233DF8">
        <w:rPr>
          <w:spacing w:val="-2"/>
          <w:sz w:val="22"/>
          <w:szCs w:val="22"/>
        </w:rPr>
        <w:t>h</w:t>
      </w:r>
      <w:r w:rsidRPr="00233DF8">
        <w:rPr>
          <w:spacing w:val="2"/>
          <w:sz w:val="22"/>
          <w:szCs w:val="22"/>
        </w:rPr>
        <w:t>o</w:t>
      </w:r>
      <w:r w:rsidRPr="00233DF8">
        <w:rPr>
          <w:spacing w:val="-1"/>
          <w:sz w:val="22"/>
          <w:szCs w:val="22"/>
        </w:rPr>
        <w:t>r</w:t>
      </w:r>
      <w:r w:rsidRPr="00233DF8">
        <w:rPr>
          <w:spacing w:val="3"/>
          <w:sz w:val="22"/>
          <w:szCs w:val="22"/>
        </w:rPr>
        <w:t>i</w:t>
      </w:r>
      <w:r w:rsidR="00C6242F" w:rsidRPr="00233DF8">
        <w:rPr>
          <w:spacing w:val="-2"/>
          <w:sz w:val="22"/>
          <w:szCs w:val="22"/>
        </w:rPr>
        <w:t>s</w:t>
      </w:r>
      <w:r w:rsidRPr="00233DF8">
        <w:rPr>
          <w:spacing w:val="-2"/>
          <w:sz w:val="22"/>
          <w:szCs w:val="22"/>
        </w:rPr>
        <w:t>e</w:t>
      </w:r>
      <w:r w:rsidRPr="00233DF8">
        <w:rPr>
          <w:sz w:val="22"/>
          <w:szCs w:val="22"/>
        </w:rPr>
        <w:t>d</w:t>
      </w:r>
      <w:proofErr w:type="spellEnd"/>
      <w:r w:rsidRPr="00233DF8">
        <w:rPr>
          <w:spacing w:val="3"/>
          <w:sz w:val="22"/>
          <w:szCs w:val="22"/>
        </w:rPr>
        <w:t xml:space="preserve"> </w:t>
      </w:r>
      <w:r w:rsidRPr="00233DF8">
        <w:rPr>
          <w:spacing w:val="-2"/>
          <w:sz w:val="22"/>
          <w:szCs w:val="22"/>
        </w:rPr>
        <w:t>s</w:t>
      </w:r>
      <w:r w:rsidRPr="00233DF8">
        <w:rPr>
          <w:spacing w:val="-1"/>
          <w:sz w:val="22"/>
          <w:szCs w:val="22"/>
        </w:rPr>
        <w:t>i</w:t>
      </w:r>
      <w:r w:rsidRPr="00233DF8">
        <w:rPr>
          <w:spacing w:val="2"/>
          <w:sz w:val="22"/>
          <w:szCs w:val="22"/>
        </w:rPr>
        <w:t>g</w:t>
      </w:r>
      <w:r w:rsidRPr="00233DF8">
        <w:rPr>
          <w:spacing w:val="-2"/>
          <w:sz w:val="22"/>
          <w:szCs w:val="22"/>
        </w:rPr>
        <w:t>n</w:t>
      </w:r>
      <w:r w:rsidRPr="00233DF8">
        <w:rPr>
          <w:spacing w:val="2"/>
          <w:sz w:val="22"/>
          <w:szCs w:val="22"/>
        </w:rPr>
        <w:t>a</w:t>
      </w:r>
      <w:r w:rsidRPr="00233DF8">
        <w:rPr>
          <w:spacing w:val="-1"/>
          <w:sz w:val="22"/>
          <w:szCs w:val="22"/>
        </w:rPr>
        <w:t>t</w:t>
      </w:r>
      <w:r w:rsidRPr="00233DF8">
        <w:rPr>
          <w:spacing w:val="-2"/>
          <w:sz w:val="22"/>
          <w:szCs w:val="22"/>
        </w:rPr>
        <w:t>u</w:t>
      </w:r>
      <w:r w:rsidRPr="00233DF8">
        <w:rPr>
          <w:spacing w:val="2"/>
          <w:sz w:val="22"/>
          <w:szCs w:val="22"/>
        </w:rPr>
        <w:t>r</w:t>
      </w:r>
      <w:r w:rsidRPr="00233DF8">
        <w:rPr>
          <w:sz w:val="22"/>
          <w:szCs w:val="22"/>
        </w:rPr>
        <w:t xml:space="preserve">e     </w:t>
      </w:r>
      <w:r w:rsidRPr="00233DF8">
        <w:rPr>
          <w:spacing w:val="-18"/>
          <w:sz w:val="22"/>
          <w:szCs w:val="22"/>
        </w:rPr>
        <w:t>:</w:t>
      </w:r>
      <w:r w:rsidRPr="00233DF8">
        <w:rPr>
          <w:sz w:val="22"/>
          <w:szCs w:val="22"/>
        </w:rPr>
        <w:t xml:space="preserve"> </w:t>
      </w:r>
      <w:r w:rsidRPr="00233DF8">
        <w:rPr>
          <w:sz w:val="22"/>
          <w:szCs w:val="22"/>
          <w:u w:val="single"/>
        </w:rPr>
        <w:softHyphen/>
      </w:r>
      <w:r w:rsidRPr="00233DF8">
        <w:rPr>
          <w:sz w:val="22"/>
          <w:szCs w:val="22"/>
          <w:u w:val="single"/>
        </w:rPr>
        <w:softHyphen/>
        <w:t xml:space="preserve">          </w:t>
      </w:r>
      <w:r w:rsidRPr="00233DF8">
        <w:rPr>
          <w:spacing w:val="-1"/>
          <w:sz w:val="22"/>
          <w:szCs w:val="22"/>
          <w:u w:val="single"/>
        </w:rPr>
        <w:t xml:space="preserve"> </w:t>
      </w:r>
      <w:r w:rsidR="0073513B" w:rsidRPr="00233DF8">
        <w:rPr>
          <w:spacing w:val="-1"/>
          <w:sz w:val="22"/>
          <w:szCs w:val="22"/>
          <w:u w:val="single"/>
        </w:rPr>
        <w:t>__________________</w:t>
      </w:r>
      <w:r w:rsidRPr="00233DF8">
        <w:rPr>
          <w:sz w:val="22"/>
          <w:szCs w:val="22"/>
          <w:u w:val="single"/>
        </w:rPr>
        <w:t xml:space="preserve">                                                       </w:t>
      </w:r>
      <w:r w:rsidRPr="00233DF8">
        <w:rPr>
          <w:spacing w:val="-1"/>
          <w:sz w:val="22"/>
          <w:szCs w:val="22"/>
          <w:u w:val="single"/>
        </w:rPr>
        <w:t xml:space="preserve"> </w:t>
      </w:r>
    </w:p>
    <w:p w14:paraId="76A5F2AF" w14:textId="77777777" w:rsidR="00FC1821" w:rsidRPr="00233DF8" w:rsidRDefault="00FC1821" w:rsidP="004910D8">
      <w:pPr>
        <w:spacing w:line="276" w:lineRule="auto"/>
        <w:jc w:val="both"/>
        <w:rPr>
          <w:sz w:val="22"/>
          <w:szCs w:val="22"/>
        </w:rPr>
      </w:pPr>
    </w:p>
    <w:p w14:paraId="575C0B93" w14:textId="76F618CC" w:rsidR="00426030" w:rsidRPr="00233DF8" w:rsidRDefault="00426030" w:rsidP="004910D8">
      <w:pPr>
        <w:spacing w:line="276" w:lineRule="auto"/>
        <w:jc w:val="both"/>
        <w:rPr>
          <w:sz w:val="22"/>
          <w:szCs w:val="22"/>
        </w:rPr>
      </w:pPr>
      <w:r w:rsidRPr="00233DF8">
        <w:rPr>
          <w:noProof/>
          <w:spacing w:val="1"/>
          <w:position w:val="-1"/>
          <w:sz w:val="22"/>
          <w:szCs w:val="22"/>
        </w:rPr>
        <w:t>N</w:t>
      </w:r>
      <w:r w:rsidRPr="00233DF8">
        <w:rPr>
          <w:noProof/>
          <w:spacing w:val="-2"/>
          <w:position w:val="-1"/>
          <w:sz w:val="22"/>
          <w:szCs w:val="22"/>
        </w:rPr>
        <w:t>a</w:t>
      </w:r>
      <w:r w:rsidRPr="00233DF8">
        <w:rPr>
          <w:noProof/>
          <w:spacing w:val="1"/>
          <w:position w:val="-1"/>
          <w:sz w:val="22"/>
          <w:szCs w:val="22"/>
        </w:rPr>
        <w:t>m</w:t>
      </w:r>
      <w:r w:rsidRPr="00233DF8">
        <w:rPr>
          <w:noProof/>
          <w:position w:val="-1"/>
          <w:sz w:val="22"/>
          <w:szCs w:val="22"/>
        </w:rPr>
        <w:t xml:space="preserve">e                             </w:t>
      </w:r>
      <w:r w:rsidR="000617AA" w:rsidRPr="00233DF8">
        <w:rPr>
          <w:noProof/>
          <w:position w:val="-1"/>
          <w:sz w:val="22"/>
          <w:szCs w:val="22"/>
        </w:rPr>
        <w:t>:</w:t>
      </w:r>
      <w:r w:rsidR="000617AA" w:rsidRPr="00233DF8">
        <w:rPr>
          <w:position w:val="-1"/>
          <w:sz w:val="22"/>
          <w:szCs w:val="22"/>
        </w:rPr>
        <w:t xml:space="preserve"> ________________________</w:t>
      </w:r>
      <w:r w:rsidRPr="00233DF8">
        <w:rPr>
          <w:position w:val="-1"/>
          <w:sz w:val="22"/>
          <w:szCs w:val="22"/>
        </w:rPr>
        <w:t xml:space="preserve">        </w:t>
      </w:r>
      <w:r w:rsidRPr="00233DF8">
        <w:rPr>
          <w:spacing w:val="-1"/>
          <w:position w:val="-1"/>
          <w:sz w:val="22"/>
          <w:szCs w:val="22"/>
        </w:rPr>
        <w:t xml:space="preserve"> </w:t>
      </w:r>
      <w:r w:rsidRPr="00233DF8">
        <w:rPr>
          <w:position w:val="-1"/>
          <w:sz w:val="22"/>
          <w:szCs w:val="22"/>
          <w:u w:val="single" w:color="000000"/>
        </w:rPr>
        <w:t xml:space="preserve">                                                       </w:t>
      </w:r>
      <w:r w:rsidRPr="00233DF8">
        <w:rPr>
          <w:spacing w:val="-1"/>
          <w:position w:val="-1"/>
          <w:sz w:val="22"/>
          <w:szCs w:val="22"/>
          <w:u w:val="single" w:color="000000"/>
        </w:rPr>
        <w:t xml:space="preserve"> </w:t>
      </w:r>
    </w:p>
    <w:p w14:paraId="0134E4BE" w14:textId="77777777" w:rsidR="00FC1821" w:rsidRPr="00233DF8" w:rsidRDefault="00FC1821" w:rsidP="004910D8">
      <w:pPr>
        <w:spacing w:line="276" w:lineRule="auto"/>
        <w:jc w:val="both"/>
        <w:rPr>
          <w:noProof/>
          <w:spacing w:val="-2"/>
          <w:position w:val="-1"/>
          <w:sz w:val="22"/>
          <w:szCs w:val="22"/>
        </w:rPr>
      </w:pPr>
    </w:p>
    <w:p w14:paraId="6537F46F" w14:textId="5A223BD9" w:rsidR="00426030" w:rsidRPr="00233DF8" w:rsidRDefault="00426030" w:rsidP="004910D8">
      <w:pPr>
        <w:spacing w:line="276" w:lineRule="auto"/>
        <w:jc w:val="both"/>
        <w:rPr>
          <w:sz w:val="22"/>
          <w:szCs w:val="22"/>
        </w:rPr>
      </w:pPr>
      <w:r w:rsidRPr="00233DF8">
        <w:rPr>
          <w:noProof/>
          <w:spacing w:val="-2"/>
          <w:position w:val="-1"/>
          <w:sz w:val="22"/>
          <w:szCs w:val="22"/>
        </w:rPr>
        <w:t>T</w:t>
      </w:r>
      <w:r w:rsidRPr="00233DF8">
        <w:rPr>
          <w:noProof/>
          <w:spacing w:val="-1"/>
          <w:position w:val="-1"/>
          <w:sz w:val="22"/>
          <w:szCs w:val="22"/>
        </w:rPr>
        <w:t>it</w:t>
      </w:r>
      <w:r w:rsidRPr="00233DF8">
        <w:rPr>
          <w:noProof/>
          <w:spacing w:val="3"/>
          <w:position w:val="-1"/>
          <w:sz w:val="22"/>
          <w:szCs w:val="22"/>
        </w:rPr>
        <w:t>l</w:t>
      </w:r>
      <w:r w:rsidRPr="00233DF8">
        <w:rPr>
          <w:noProof/>
          <w:position w:val="-1"/>
          <w:sz w:val="22"/>
          <w:szCs w:val="22"/>
        </w:rPr>
        <w:t>e                               :</w:t>
      </w:r>
      <w:r w:rsidR="000617AA" w:rsidRPr="00233DF8">
        <w:rPr>
          <w:noProof/>
          <w:position w:val="-1"/>
          <w:sz w:val="22"/>
          <w:szCs w:val="22"/>
        </w:rPr>
        <w:t>________________________</w:t>
      </w:r>
      <w:r w:rsidRPr="00233DF8">
        <w:rPr>
          <w:position w:val="-1"/>
          <w:sz w:val="22"/>
          <w:szCs w:val="22"/>
        </w:rPr>
        <w:t xml:space="preserve">         </w:t>
      </w:r>
      <w:r w:rsidRPr="00233DF8">
        <w:rPr>
          <w:spacing w:val="-1"/>
          <w:position w:val="-1"/>
          <w:sz w:val="22"/>
          <w:szCs w:val="22"/>
        </w:rPr>
        <w:t xml:space="preserve"> </w:t>
      </w:r>
      <w:r w:rsidRPr="00233DF8">
        <w:rPr>
          <w:position w:val="-1"/>
          <w:sz w:val="22"/>
          <w:szCs w:val="22"/>
          <w:u w:val="single" w:color="000000"/>
        </w:rPr>
        <w:t xml:space="preserve">                                                       </w:t>
      </w:r>
      <w:r w:rsidRPr="00233DF8">
        <w:rPr>
          <w:spacing w:val="-1"/>
          <w:position w:val="-1"/>
          <w:sz w:val="22"/>
          <w:szCs w:val="22"/>
          <w:u w:val="single" w:color="000000"/>
        </w:rPr>
        <w:t xml:space="preserve"> </w:t>
      </w:r>
    </w:p>
    <w:p w14:paraId="2EA934FF" w14:textId="77777777" w:rsidR="00FC1821" w:rsidRPr="00233DF8" w:rsidRDefault="00FC1821" w:rsidP="004910D8">
      <w:pPr>
        <w:spacing w:line="276" w:lineRule="auto"/>
        <w:jc w:val="both"/>
        <w:rPr>
          <w:noProof/>
          <w:spacing w:val="1"/>
          <w:position w:val="-1"/>
          <w:sz w:val="22"/>
          <w:szCs w:val="22"/>
        </w:rPr>
      </w:pPr>
    </w:p>
    <w:p w14:paraId="75771941" w14:textId="6E5EE9D7" w:rsidR="00347F8C" w:rsidRPr="00233DF8" w:rsidRDefault="00426030" w:rsidP="004910D8">
      <w:pPr>
        <w:spacing w:line="276" w:lineRule="auto"/>
        <w:jc w:val="both"/>
        <w:rPr>
          <w:position w:val="-1"/>
          <w:sz w:val="22"/>
          <w:szCs w:val="22"/>
        </w:rPr>
      </w:pPr>
      <w:r w:rsidRPr="00233DF8">
        <w:rPr>
          <w:noProof/>
          <w:spacing w:val="1"/>
          <w:position w:val="-1"/>
          <w:sz w:val="22"/>
          <w:szCs w:val="22"/>
        </w:rPr>
        <w:t>D</w:t>
      </w:r>
      <w:r w:rsidRPr="00233DF8">
        <w:rPr>
          <w:noProof/>
          <w:spacing w:val="-2"/>
          <w:position w:val="-1"/>
          <w:sz w:val="22"/>
          <w:szCs w:val="22"/>
        </w:rPr>
        <w:t>a</w:t>
      </w:r>
      <w:r w:rsidRPr="00233DF8">
        <w:rPr>
          <w:noProof/>
          <w:spacing w:val="-1"/>
          <w:position w:val="-1"/>
          <w:sz w:val="22"/>
          <w:szCs w:val="22"/>
        </w:rPr>
        <w:t>t</w:t>
      </w:r>
      <w:r w:rsidRPr="00233DF8">
        <w:rPr>
          <w:noProof/>
          <w:position w:val="-1"/>
          <w:sz w:val="22"/>
          <w:szCs w:val="22"/>
        </w:rPr>
        <w:t>e                              :</w:t>
      </w:r>
      <w:r w:rsidR="000617AA" w:rsidRPr="00233DF8">
        <w:rPr>
          <w:noProof/>
          <w:position w:val="-1"/>
          <w:sz w:val="22"/>
          <w:szCs w:val="22"/>
        </w:rPr>
        <w:t>________________________</w:t>
      </w:r>
      <w:r w:rsidRPr="00233DF8">
        <w:rPr>
          <w:position w:val="-1"/>
          <w:sz w:val="22"/>
          <w:szCs w:val="22"/>
        </w:rPr>
        <w:t xml:space="preserve">  </w:t>
      </w:r>
    </w:p>
    <w:p w14:paraId="34D0669C" w14:textId="77777777" w:rsidR="00347F8C" w:rsidRPr="00233DF8" w:rsidRDefault="00347F8C" w:rsidP="004910D8">
      <w:pPr>
        <w:spacing w:after="200" w:line="276" w:lineRule="auto"/>
        <w:jc w:val="both"/>
        <w:rPr>
          <w:position w:val="-1"/>
          <w:sz w:val="22"/>
          <w:szCs w:val="22"/>
        </w:rPr>
      </w:pPr>
      <w:r w:rsidRPr="00233DF8">
        <w:rPr>
          <w:position w:val="-1"/>
          <w:sz w:val="22"/>
          <w:szCs w:val="22"/>
        </w:rPr>
        <w:br w:type="page"/>
      </w:r>
    </w:p>
    <w:p w14:paraId="0DBDFC9A" w14:textId="77777777" w:rsidR="00347F8C" w:rsidRPr="00233DF8" w:rsidRDefault="00347F8C" w:rsidP="004910D8">
      <w:pPr>
        <w:overflowPunct w:val="0"/>
        <w:autoSpaceDE w:val="0"/>
        <w:autoSpaceDN w:val="0"/>
        <w:adjustRightInd w:val="0"/>
        <w:spacing w:line="276" w:lineRule="auto"/>
        <w:jc w:val="both"/>
        <w:textAlignment w:val="baseline"/>
        <w:rPr>
          <w:b/>
          <w:bCs/>
          <w:sz w:val="22"/>
          <w:szCs w:val="22"/>
        </w:rPr>
        <w:sectPr w:rsidR="00347F8C" w:rsidRPr="00233DF8" w:rsidSect="006822D5">
          <w:headerReference w:type="default" r:id="rId13"/>
          <w:footerReference w:type="default" r:id="rId14"/>
          <w:headerReference w:type="first" r:id="rId15"/>
          <w:footerReference w:type="first" r:id="rId16"/>
          <w:type w:val="continuous"/>
          <w:pgSz w:w="11907" w:h="16839" w:code="9"/>
          <w:pgMar w:top="1440" w:right="1440" w:bottom="1440" w:left="1350" w:header="270" w:footer="1359" w:gutter="0"/>
          <w:cols w:space="720"/>
          <w:titlePg/>
          <w:docGrid w:linePitch="360"/>
        </w:sectPr>
      </w:pPr>
    </w:p>
    <w:p w14:paraId="43ABA651" w14:textId="77777777" w:rsidR="00347F8C" w:rsidRPr="00233DF8" w:rsidRDefault="00347F8C" w:rsidP="004910D8">
      <w:pPr>
        <w:overflowPunct w:val="0"/>
        <w:autoSpaceDE w:val="0"/>
        <w:autoSpaceDN w:val="0"/>
        <w:adjustRightInd w:val="0"/>
        <w:spacing w:line="276" w:lineRule="auto"/>
        <w:jc w:val="both"/>
        <w:textAlignment w:val="baseline"/>
        <w:rPr>
          <w:b/>
          <w:bCs/>
          <w:sz w:val="20"/>
          <w:szCs w:val="20"/>
          <w:lang w:val="en-GB"/>
        </w:rPr>
      </w:pPr>
      <w:r w:rsidRPr="00233DF8">
        <w:rPr>
          <w:b/>
          <w:bCs/>
          <w:sz w:val="20"/>
          <w:szCs w:val="20"/>
          <w:lang w:val="en-GB"/>
        </w:rPr>
        <w:lastRenderedPageBreak/>
        <w:t>Appendix 1</w:t>
      </w:r>
    </w:p>
    <w:p w14:paraId="2B1846EC" w14:textId="77777777" w:rsidR="00347F8C" w:rsidRPr="00233DF8" w:rsidRDefault="00347F8C" w:rsidP="004910D8">
      <w:pPr>
        <w:overflowPunct w:val="0"/>
        <w:autoSpaceDE w:val="0"/>
        <w:autoSpaceDN w:val="0"/>
        <w:adjustRightInd w:val="0"/>
        <w:spacing w:line="276" w:lineRule="auto"/>
        <w:ind w:right="651"/>
        <w:jc w:val="both"/>
        <w:textAlignment w:val="baseline"/>
        <w:rPr>
          <w:b/>
          <w:bCs/>
          <w:sz w:val="20"/>
          <w:szCs w:val="20"/>
          <w:lang w:val="en-GB"/>
        </w:rPr>
      </w:pPr>
      <w:r w:rsidRPr="00233DF8">
        <w:rPr>
          <w:b/>
          <w:bCs/>
          <w:sz w:val="20"/>
          <w:szCs w:val="20"/>
          <w:lang w:val="en-GB"/>
        </w:rPr>
        <w:t>General Terms of Business</w:t>
      </w:r>
    </w:p>
    <w:p w14:paraId="5D6588E0" w14:textId="77777777" w:rsidR="00347F8C" w:rsidRPr="00233DF8" w:rsidRDefault="00347F8C" w:rsidP="004910D8">
      <w:pPr>
        <w:overflowPunct w:val="0"/>
        <w:autoSpaceDE w:val="0"/>
        <w:autoSpaceDN w:val="0"/>
        <w:adjustRightInd w:val="0"/>
        <w:spacing w:line="276" w:lineRule="auto"/>
        <w:ind w:right="651"/>
        <w:jc w:val="both"/>
        <w:textAlignment w:val="baseline"/>
        <w:rPr>
          <w:b/>
          <w:bCs/>
          <w:sz w:val="20"/>
          <w:szCs w:val="20"/>
          <w:lang w:val="en-GB"/>
        </w:rPr>
      </w:pPr>
    </w:p>
    <w:p w14:paraId="1B40DB9C" w14:textId="06B0BD04" w:rsidR="00347F8C" w:rsidRPr="00233DF8" w:rsidRDefault="00347F8C" w:rsidP="004910D8">
      <w:pPr>
        <w:overflowPunct w:val="0"/>
        <w:autoSpaceDE w:val="0"/>
        <w:autoSpaceDN w:val="0"/>
        <w:adjustRightInd w:val="0"/>
        <w:spacing w:line="276" w:lineRule="auto"/>
        <w:jc w:val="both"/>
        <w:textAlignment w:val="baseline"/>
        <w:rPr>
          <w:sz w:val="20"/>
          <w:szCs w:val="20"/>
          <w:lang w:val="en-GB"/>
        </w:rPr>
      </w:pPr>
      <w:r w:rsidRPr="00233DF8">
        <w:rPr>
          <w:sz w:val="20"/>
          <w:szCs w:val="20"/>
          <w:lang w:val="en-GB"/>
        </w:rPr>
        <w:t xml:space="preserve">These General Terms of Business apply to the delivery of services by Protiviti India Member Private Limited to </w:t>
      </w:r>
      <w:r w:rsidR="00B77F4C" w:rsidRPr="00233DF8">
        <w:rPr>
          <w:sz w:val="20"/>
          <w:szCs w:val="20"/>
          <w:lang w:val="en-GB"/>
        </w:rPr>
        <w:t>Nuvama Asset Management</w:t>
      </w:r>
      <w:r w:rsidRPr="00233DF8">
        <w:rPr>
          <w:sz w:val="20"/>
          <w:szCs w:val="20"/>
          <w:lang w:val="en-GB"/>
        </w:rPr>
        <w:t xml:space="preserve"> </w:t>
      </w:r>
      <w:r w:rsidR="00B77F4C" w:rsidRPr="00233DF8">
        <w:rPr>
          <w:sz w:val="20"/>
          <w:szCs w:val="20"/>
          <w:lang w:val="en-GB"/>
        </w:rPr>
        <w:t xml:space="preserve">Limited </w:t>
      </w:r>
      <w:r w:rsidRPr="00233DF8">
        <w:rPr>
          <w:sz w:val="20"/>
          <w:szCs w:val="20"/>
          <w:lang w:val="en-GB"/>
        </w:rPr>
        <w:t>pursuant to a letter enclosing these General Terms of Business and recording the engagement (“</w:t>
      </w:r>
      <w:r w:rsidRPr="00233DF8">
        <w:rPr>
          <w:b/>
          <w:sz w:val="20"/>
          <w:szCs w:val="20"/>
          <w:lang w:val="en-GB"/>
        </w:rPr>
        <w:t>the Engagement Letter</w:t>
      </w:r>
      <w:r w:rsidRPr="00233DF8">
        <w:rPr>
          <w:sz w:val="20"/>
          <w:szCs w:val="20"/>
          <w:lang w:val="en-GB"/>
        </w:rPr>
        <w:t>”).</w:t>
      </w:r>
    </w:p>
    <w:p w14:paraId="3B6463B9" w14:textId="77777777" w:rsidR="001A49B8" w:rsidRPr="00233DF8" w:rsidRDefault="001A49B8" w:rsidP="004910D8">
      <w:pPr>
        <w:overflowPunct w:val="0"/>
        <w:autoSpaceDE w:val="0"/>
        <w:autoSpaceDN w:val="0"/>
        <w:adjustRightInd w:val="0"/>
        <w:spacing w:line="276" w:lineRule="auto"/>
        <w:jc w:val="both"/>
        <w:textAlignment w:val="baseline"/>
        <w:rPr>
          <w:sz w:val="20"/>
          <w:szCs w:val="20"/>
          <w:lang w:val="en-GB"/>
        </w:rPr>
      </w:pPr>
    </w:p>
    <w:p w14:paraId="45823DEB" w14:textId="1BD9F8ED" w:rsidR="001A49B8" w:rsidRPr="00233DF8" w:rsidRDefault="001A49B8" w:rsidP="004910D8">
      <w:pPr>
        <w:overflowPunct w:val="0"/>
        <w:autoSpaceDE w:val="0"/>
        <w:autoSpaceDN w:val="0"/>
        <w:adjustRightInd w:val="0"/>
        <w:spacing w:line="276" w:lineRule="auto"/>
        <w:jc w:val="both"/>
        <w:textAlignment w:val="baseline"/>
        <w:rPr>
          <w:sz w:val="20"/>
          <w:szCs w:val="20"/>
        </w:rPr>
      </w:pPr>
      <w:r w:rsidRPr="00233DF8">
        <w:rPr>
          <w:b/>
          <w:sz w:val="20"/>
          <w:szCs w:val="20"/>
        </w:rPr>
        <w:t>Protiviti</w:t>
      </w:r>
      <w:r w:rsidRPr="00233DF8">
        <w:rPr>
          <w:sz w:val="20"/>
          <w:szCs w:val="20"/>
        </w:rPr>
        <w:t xml:space="preserve"> and Client</w:t>
      </w:r>
      <w:r w:rsidRPr="00233DF8">
        <w:rPr>
          <w:b/>
          <w:sz w:val="20"/>
          <w:szCs w:val="20"/>
        </w:rPr>
        <w:t xml:space="preserve"> </w:t>
      </w:r>
      <w:r w:rsidRPr="00233DF8">
        <w:rPr>
          <w:sz w:val="20"/>
          <w:szCs w:val="20"/>
        </w:rPr>
        <w:t>are hereinafter individually referred to as “</w:t>
      </w:r>
      <w:r w:rsidRPr="00233DF8">
        <w:rPr>
          <w:b/>
          <w:sz w:val="20"/>
          <w:szCs w:val="20"/>
        </w:rPr>
        <w:t>Party</w:t>
      </w:r>
      <w:r w:rsidRPr="00233DF8">
        <w:rPr>
          <w:sz w:val="20"/>
          <w:szCs w:val="20"/>
        </w:rPr>
        <w:t>” and collectively as “</w:t>
      </w:r>
      <w:r w:rsidRPr="00233DF8">
        <w:rPr>
          <w:b/>
          <w:sz w:val="20"/>
          <w:szCs w:val="20"/>
        </w:rPr>
        <w:t>Parties</w:t>
      </w:r>
      <w:r w:rsidRPr="00233DF8">
        <w:rPr>
          <w:sz w:val="20"/>
          <w:szCs w:val="20"/>
        </w:rPr>
        <w:t>”.</w:t>
      </w:r>
    </w:p>
    <w:p w14:paraId="2235A82C" w14:textId="77777777" w:rsidR="00347F8C" w:rsidRPr="00233DF8" w:rsidRDefault="00347F8C" w:rsidP="004910D8">
      <w:pPr>
        <w:overflowPunct w:val="0"/>
        <w:autoSpaceDE w:val="0"/>
        <w:autoSpaceDN w:val="0"/>
        <w:adjustRightInd w:val="0"/>
        <w:spacing w:line="276" w:lineRule="auto"/>
        <w:jc w:val="both"/>
        <w:textAlignment w:val="baseline"/>
        <w:rPr>
          <w:b/>
          <w:sz w:val="20"/>
          <w:szCs w:val="20"/>
          <w:u w:val="single"/>
          <w:lang w:val="en-GB"/>
        </w:rPr>
      </w:pPr>
    </w:p>
    <w:p w14:paraId="7F8151CF" w14:textId="77777777" w:rsidR="00347F8C" w:rsidRPr="00233DF8" w:rsidRDefault="00347F8C" w:rsidP="004910D8">
      <w:pPr>
        <w:overflowPunct w:val="0"/>
        <w:autoSpaceDE w:val="0"/>
        <w:autoSpaceDN w:val="0"/>
        <w:adjustRightInd w:val="0"/>
        <w:spacing w:line="276" w:lineRule="auto"/>
        <w:ind w:left="425" w:hanging="425"/>
        <w:jc w:val="both"/>
        <w:textAlignment w:val="baseline"/>
        <w:rPr>
          <w:sz w:val="20"/>
          <w:szCs w:val="20"/>
          <w:lang w:val="en-GB"/>
        </w:rPr>
      </w:pPr>
      <w:r w:rsidRPr="00233DF8">
        <w:rPr>
          <w:b/>
          <w:sz w:val="20"/>
          <w:szCs w:val="20"/>
          <w:u w:val="single"/>
          <w:lang w:val="en-GB"/>
        </w:rPr>
        <w:t>Definitions</w:t>
      </w:r>
      <w:r w:rsidRPr="00233DF8">
        <w:rPr>
          <w:sz w:val="20"/>
          <w:szCs w:val="20"/>
          <w:lang w:val="en-GB"/>
        </w:rPr>
        <w:t xml:space="preserve"> </w:t>
      </w:r>
    </w:p>
    <w:p w14:paraId="1F2C6A63" w14:textId="77777777" w:rsidR="00347F8C" w:rsidRPr="00233DF8" w:rsidRDefault="00347F8C" w:rsidP="004910D8">
      <w:pPr>
        <w:overflowPunct w:val="0"/>
        <w:autoSpaceDE w:val="0"/>
        <w:autoSpaceDN w:val="0"/>
        <w:adjustRightInd w:val="0"/>
        <w:spacing w:line="276" w:lineRule="auto"/>
        <w:jc w:val="both"/>
        <w:textAlignment w:val="baseline"/>
        <w:rPr>
          <w:sz w:val="20"/>
          <w:szCs w:val="20"/>
          <w:lang w:val="en-GB"/>
        </w:rPr>
      </w:pPr>
    </w:p>
    <w:p w14:paraId="05FA18EE" w14:textId="77777777" w:rsidR="00347F8C" w:rsidRPr="00233DF8" w:rsidRDefault="00347F8C" w:rsidP="004910D8">
      <w:pPr>
        <w:overflowPunct w:val="0"/>
        <w:autoSpaceDE w:val="0"/>
        <w:autoSpaceDN w:val="0"/>
        <w:adjustRightInd w:val="0"/>
        <w:spacing w:line="276" w:lineRule="auto"/>
        <w:jc w:val="both"/>
        <w:textAlignment w:val="baseline"/>
        <w:rPr>
          <w:sz w:val="20"/>
          <w:szCs w:val="20"/>
          <w:lang w:val="en-GB"/>
        </w:rPr>
      </w:pPr>
      <w:r w:rsidRPr="00233DF8">
        <w:rPr>
          <w:sz w:val="20"/>
          <w:szCs w:val="20"/>
          <w:lang w:val="en-GB"/>
        </w:rPr>
        <w:t>Except as otherwise provided herein, the following terms and phrases shall have the meanings set forth below:</w:t>
      </w:r>
    </w:p>
    <w:p w14:paraId="669B2871" w14:textId="77777777" w:rsidR="00347F8C" w:rsidRPr="00233DF8" w:rsidRDefault="00347F8C" w:rsidP="004910D8">
      <w:pPr>
        <w:overflowPunct w:val="0"/>
        <w:autoSpaceDE w:val="0"/>
        <w:autoSpaceDN w:val="0"/>
        <w:adjustRightInd w:val="0"/>
        <w:spacing w:line="276" w:lineRule="auto"/>
        <w:jc w:val="both"/>
        <w:textAlignment w:val="baseline"/>
        <w:rPr>
          <w:sz w:val="20"/>
          <w:szCs w:val="20"/>
          <w:lang w:val="en-GB"/>
        </w:rPr>
      </w:pPr>
    </w:p>
    <w:p w14:paraId="696B69EA" w14:textId="77777777" w:rsidR="00347F8C" w:rsidRPr="00233DF8" w:rsidRDefault="00347F8C" w:rsidP="004910D8">
      <w:pPr>
        <w:overflowPunct w:val="0"/>
        <w:autoSpaceDE w:val="0"/>
        <w:autoSpaceDN w:val="0"/>
        <w:adjustRightInd w:val="0"/>
        <w:spacing w:line="276" w:lineRule="auto"/>
        <w:jc w:val="both"/>
        <w:textAlignment w:val="baseline"/>
        <w:rPr>
          <w:b/>
          <w:sz w:val="20"/>
          <w:szCs w:val="20"/>
          <w:lang w:val="en-GB"/>
        </w:rPr>
      </w:pPr>
      <w:r w:rsidRPr="00233DF8">
        <w:rPr>
          <w:b/>
          <w:sz w:val="20"/>
          <w:szCs w:val="20"/>
          <w:lang w:val="en-GB"/>
        </w:rPr>
        <w:t xml:space="preserve">Affiliate </w:t>
      </w:r>
      <w:r w:rsidRPr="00233DF8">
        <w:rPr>
          <w:sz w:val="20"/>
          <w:szCs w:val="20"/>
          <w:lang w:val="en-GB"/>
        </w:rPr>
        <w:t>— an entity that controls or individual that controls, is controlled by or is under common control with the first entity, and “Control” shall mean direct or indirect ownership or control of more than 50% of the voting interest or the ability to direct the policies or operations of an entity, whether by contract, ownership or otherwise.</w:t>
      </w:r>
    </w:p>
    <w:p w14:paraId="58CB214E" w14:textId="77777777" w:rsidR="00347F8C" w:rsidRPr="00233DF8" w:rsidRDefault="00347F8C" w:rsidP="004910D8">
      <w:pPr>
        <w:overflowPunct w:val="0"/>
        <w:autoSpaceDE w:val="0"/>
        <w:autoSpaceDN w:val="0"/>
        <w:adjustRightInd w:val="0"/>
        <w:spacing w:line="276" w:lineRule="auto"/>
        <w:jc w:val="both"/>
        <w:textAlignment w:val="baseline"/>
        <w:rPr>
          <w:sz w:val="20"/>
          <w:szCs w:val="20"/>
          <w:lang w:val="en-GB"/>
        </w:rPr>
      </w:pPr>
    </w:p>
    <w:p w14:paraId="65F493C6" w14:textId="4AEB9ECB" w:rsidR="00347F8C" w:rsidRPr="00233DF8" w:rsidRDefault="00347F8C" w:rsidP="004910D8">
      <w:pPr>
        <w:overflowPunct w:val="0"/>
        <w:autoSpaceDE w:val="0"/>
        <w:autoSpaceDN w:val="0"/>
        <w:adjustRightInd w:val="0"/>
        <w:spacing w:line="276" w:lineRule="auto"/>
        <w:jc w:val="both"/>
        <w:textAlignment w:val="baseline"/>
        <w:rPr>
          <w:sz w:val="20"/>
          <w:szCs w:val="20"/>
          <w:lang w:val="en-GB"/>
        </w:rPr>
      </w:pPr>
      <w:r w:rsidRPr="00233DF8">
        <w:rPr>
          <w:b/>
          <w:sz w:val="20"/>
          <w:szCs w:val="20"/>
          <w:lang w:val="en-GB"/>
        </w:rPr>
        <w:t xml:space="preserve">Client </w:t>
      </w:r>
      <w:r w:rsidRPr="00233DF8">
        <w:rPr>
          <w:sz w:val="20"/>
          <w:szCs w:val="20"/>
          <w:lang w:val="en-GB"/>
        </w:rPr>
        <w:t xml:space="preserve">— </w:t>
      </w:r>
      <w:r w:rsidR="00B77F4C" w:rsidRPr="00233DF8">
        <w:rPr>
          <w:sz w:val="20"/>
          <w:szCs w:val="20"/>
          <w:lang w:val="en-GB"/>
        </w:rPr>
        <w:t>Nuvama Asset Management Limited</w:t>
      </w:r>
    </w:p>
    <w:p w14:paraId="30B08DD1" w14:textId="77777777" w:rsidR="00B77F4C" w:rsidRPr="00233DF8" w:rsidRDefault="00B77F4C" w:rsidP="004910D8">
      <w:pPr>
        <w:overflowPunct w:val="0"/>
        <w:autoSpaceDE w:val="0"/>
        <w:autoSpaceDN w:val="0"/>
        <w:adjustRightInd w:val="0"/>
        <w:spacing w:line="276" w:lineRule="auto"/>
        <w:jc w:val="both"/>
        <w:textAlignment w:val="baseline"/>
        <w:rPr>
          <w:b/>
          <w:sz w:val="20"/>
          <w:szCs w:val="20"/>
          <w:lang w:val="en-GB"/>
        </w:rPr>
      </w:pPr>
    </w:p>
    <w:p w14:paraId="72D61215" w14:textId="77777777" w:rsidR="00347F8C" w:rsidRPr="00233DF8" w:rsidRDefault="00347F8C" w:rsidP="004910D8">
      <w:pPr>
        <w:overflowPunct w:val="0"/>
        <w:autoSpaceDE w:val="0"/>
        <w:autoSpaceDN w:val="0"/>
        <w:adjustRightInd w:val="0"/>
        <w:spacing w:line="276" w:lineRule="auto"/>
        <w:jc w:val="both"/>
        <w:textAlignment w:val="baseline"/>
        <w:rPr>
          <w:b/>
          <w:sz w:val="20"/>
          <w:szCs w:val="20"/>
          <w:lang w:val="en-GB"/>
        </w:rPr>
      </w:pPr>
      <w:r w:rsidRPr="00233DF8">
        <w:rPr>
          <w:b/>
          <w:sz w:val="20"/>
          <w:szCs w:val="20"/>
          <w:lang w:val="en-GB"/>
        </w:rPr>
        <w:t xml:space="preserve">Services </w:t>
      </w:r>
      <w:r w:rsidRPr="00233DF8">
        <w:rPr>
          <w:sz w:val="20"/>
          <w:szCs w:val="20"/>
          <w:lang w:val="en-GB"/>
        </w:rPr>
        <w:t>— the services to be delivered by Protiviti under the Engagement Letter.</w:t>
      </w:r>
    </w:p>
    <w:p w14:paraId="198092D6" w14:textId="77777777" w:rsidR="00347F8C" w:rsidRPr="00233DF8" w:rsidRDefault="00347F8C" w:rsidP="004910D8">
      <w:pPr>
        <w:overflowPunct w:val="0"/>
        <w:autoSpaceDE w:val="0"/>
        <w:autoSpaceDN w:val="0"/>
        <w:adjustRightInd w:val="0"/>
        <w:spacing w:line="276" w:lineRule="auto"/>
        <w:jc w:val="both"/>
        <w:textAlignment w:val="baseline"/>
        <w:rPr>
          <w:b/>
          <w:sz w:val="20"/>
          <w:szCs w:val="20"/>
          <w:lang w:val="en-GB"/>
        </w:rPr>
      </w:pPr>
    </w:p>
    <w:p w14:paraId="748DE219" w14:textId="77777777" w:rsidR="00347F8C" w:rsidRPr="00233DF8" w:rsidRDefault="00347F8C" w:rsidP="004910D8">
      <w:pPr>
        <w:overflowPunct w:val="0"/>
        <w:autoSpaceDE w:val="0"/>
        <w:autoSpaceDN w:val="0"/>
        <w:adjustRightInd w:val="0"/>
        <w:spacing w:line="276" w:lineRule="auto"/>
        <w:jc w:val="both"/>
        <w:textAlignment w:val="baseline"/>
        <w:rPr>
          <w:sz w:val="20"/>
          <w:szCs w:val="20"/>
          <w:lang w:val="en-GB"/>
        </w:rPr>
      </w:pPr>
      <w:r w:rsidRPr="00233DF8">
        <w:rPr>
          <w:b/>
          <w:sz w:val="20"/>
          <w:szCs w:val="20"/>
          <w:lang w:val="en-GB"/>
        </w:rPr>
        <w:t xml:space="preserve">Protiviti </w:t>
      </w:r>
      <w:r w:rsidRPr="00233DF8">
        <w:rPr>
          <w:sz w:val="20"/>
          <w:szCs w:val="20"/>
          <w:lang w:val="en-GB"/>
        </w:rPr>
        <w:t>or</w:t>
      </w:r>
      <w:r w:rsidRPr="00233DF8">
        <w:rPr>
          <w:b/>
          <w:sz w:val="20"/>
          <w:szCs w:val="20"/>
          <w:lang w:val="en-GB"/>
        </w:rPr>
        <w:t xml:space="preserve"> we </w:t>
      </w:r>
      <w:r w:rsidRPr="00233DF8">
        <w:rPr>
          <w:bCs/>
          <w:sz w:val="20"/>
          <w:szCs w:val="20"/>
          <w:lang w:val="en-GB"/>
        </w:rPr>
        <w:t xml:space="preserve">or </w:t>
      </w:r>
      <w:r w:rsidRPr="00233DF8">
        <w:rPr>
          <w:b/>
          <w:sz w:val="20"/>
          <w:szCs w:val="20"/>
          <w:lang w:val="en-GB"/>
        </w:rPr>
        <w:t xml:space="preserve">us </w:t>
      </w:r>
      <w:r w:rsidRPr="00233DF8">
        <w:rPr>
          <w:sz w:val="20"/>
          <w:szCs w:val="20"/>
          <w:lang w:val="en-GB"/>
        </w:rPr>
        <w:t>(or derivatives) — Protiviti India Member Private Limited.</w:t>
      </w:r>
    </w:p>
    <w:p w14:paraId="0227C86E" w14:textId="77777777" w:rsidR="00347F8C" w:rsidRPr="00233DF8" w:rsidRDefault="00347F8C" w:rsidP="004910D8">
      <w:pPr>
        <w:overflowPunct w:val="0"/>
        <w:autoSpaceDE w:val="0"/>
        <w:autoSpaceDN w:val="0"/>
        <w:adjustRightInd w:val="0"/>
        <w:spacing w:line="276" w:lineRule="auto"/>
        <w:jc w:val="both"/>
        <w:textAlignment w:val="baseline"/>
        <w:rPr>
          <w:b/>
          <w:sz w:val="20"/>
          <w:szCs w:val="20"/>
          <w:lang w:val="en-GB"/>
        </w:rPr>
      </w:pPr>
    </w:p>
    <w:p w14:paraId="4B40D470" w14:textId="77777777" w:rsidR="00347F8C" w:rsidRPr="00233DF8" w:rsidRDefault="00347F8C" w:rsidP="004910D8">
      <w:pPr>
        <w:overflowPunct w:val="0"/>
        <w:autoSpaceDE w:val="0"/>
        <w:autoSpaceDN w:val="0"/>
        <w:adjustRightInd w:val="0"/>
        <w:spacing w:line="276" w:lineRule="auto"/>
        <w:jc w:val="both"/>
        <w:textAlignment w:val="baseline"/>
        <w:rPr>
          <w:sz w:val="20"/>
          <w:szCs w:val="20"/>
          <w:lang w:val="en-GB"/>
        </w:rPr>
      </w:pPr>
      <w:r w:rsidRPr="00233DF8">
        <w:rPr>
          <w:b/>
          <w:sz w:val="20"/>
          <w:szCs w:val="20"/>
          <w:lang w:val="en-GB"/>
        </w:rPr>
        <w:t xml:space="preserve">You </w:t>
      </w:r>
      <w:r w:rsidRPr="00233DF8">
        <w:rPr>
          <w:sz w:val="20"/>
          <w:szCs w:val="20"/>
          <w:lang w:val="en-GB"/>
        </w:rPr>
        <w:t>(and derivatives) — the Client.</w:t>
      </w:r>
    </w:p>
    <w:p w14:paraId="1122BA8A" w14:textId="77777777" w:rsidR="00347F8C" w:rsidRPr="00233DF8" w:rsidRDefault="00347F8C" w:rsidP="004910D8">
      <w:pPr>
        <w:overflowPunct w:val="0"/>
        <w:autoSpaceDE w:val="0"/>
        <w:autoSpaceDN w:val="0"/>
        <w:adjustRightInd w:val="0"/>
        <w:spacing w:line="276" w:lineRule="auto"/>
        <w:jc w:val="both"/>
        <w:textAlignment w:val="baseline"/>
        <w:rPr>
          <w:b/>
          <w:sz w:val="20"/>
          <w:szCs w:val="20"/>
          <w:lang w:val="en-GB"/>
        </w:rPr>
      </w:pPr>
    </w:p>
    <w:p w14:paraId="7C5AEF2F" w14:textId="77777777" w:rsidR="00347F8C" w:rsidRPr="00233DF8" w:rsidRDefault="00347F8C" w:rsidP="004910D8">
      <w:pPr>
        <w:overflowPunct w:val="0"/>
        <w:autoSpaceDE w:val="0"/>
        <w:autoSpaceDN w:val="0"/>
        <w:adjustRightInd w:val="0"/>
        <w:spacing w:line="276" w:lineRule="auto"/>
        <w:jc w:val="both"/>
        <w:textAlignment w:val="baseline"/>
        <w:rPr>
          <w:sz w:val="20"/>
          <w:szCs w:val="20"/>
          <w:lang w:val="en-GB"/>
        </w:rPr>
      </w:pPr>
      <w:r w:rsidRPr="00233DF8">
        <w:rPr>
          <w:b/>
          <w:sz w:val="20"/>
          <w:szCs w:val="20"/>
          <w:lang w:val="en-GB"/>
        </w:rPr>
        <w:t>Services Contract</w:t>
      </w:r>
      <w:r w:rsidRPr="00233DF8">
        <w:rPr>
          <w:sz w:val="20"/>
          <w:szCs w:val="20"/>
          <w:lang w:val="en-GB"/>
        </w:rPr>
        <w:t xml:space="preserve"> — these General Terms of Business and the Engagement Letter, together with any documents or other terms applicable to the Services (“</w:t>
      </w:r>
      <w:r w:rsidRPr="00233DF8">
        <w:rPr>
          <w:b/>
          <w:sz w:val="20"/>
          <w:szCs w:val="20"/>
          <w:lang w:val="en-GB"/>
        </w:rPr>
        <w:t>Additional Terms</w:t>
      </w:r>
      <w:r w:rsidRPr="00233DF8">
        <w:rPr>
          <w:sz w:val="20"/>
          <w:szCs w:val="20"/>
          <w:lang w:val="en-GB"/>
        </w:rPr>
        <w:t>”) to which specific contractual reference is made in the Engagement Letter.</w:t>
      </w:r>
    </w:p>
    <w:p w14:paraId="4796E0F9" w14:textId="77777777" w:rsidR="00347F8C" w:rsidRPr="00233DF8" w:rsidRDefault="00347F8C" w:rsidP="004910D8">
      <w:pPr>
        <w:overflowPunct w:val="0"/>
        <w:autoSpaceDE w:val="0"/>
        <w:autoSpaceDN w:val="0"/>
        <w:adjustRightInd w:val="0"/>
        <w:spacing w:line="276" w:lineRule="auto"/>
        <w:jc w:val="both"/>
        <w:textAlignment w:val="baseline"/>
        <w:rPr>
          <w:b/>
          <w:sz w:val="20"/>
          <w:szCs w:val="20"/>
          <w:lang w:val="en-GB"/>
        </w:rPr>
      </w:pPr>
    </w:p>
    <w:p w14:paraId="024196E3" w14:textId="77777777" w:rsidR="00347F8C" w:rsidRPr="00233DF8" w:rsidRDefault="00347F8C" w:rsidP="004910D8">
      <w:pPr>
        <w:overflowPunct w:val="0"/>
        <w:autoSpaceDE w:val="0"/>
        <w:autoSpaceDN w:val="0"/>
        <w:adjustRightInd w:val="0"/>
        <w:spacing w:line="276" w:lineRule="auto"/>
        <w:jc w:val="both"/>
        <w:textAlignment w:val="baseline"/>
        <w:rPr>
          <w:sz w:val="20"/>
          <w:szCs w:val="20"/>
          <w:lang w:val="en-GB"/>
        </w:rPr>
      </w:pPr>
      <w:r w:rsidRPr="00233DF8">
        <w:rPr>
          <w:b/>
          <w:sz w:val="20"/>
          <w:szCs w:val="20"/>
          <w:lang w:val="en-GB"/>
        </w:rPr>
        <w:t>Protiviti Persons</w:t>
      </w:r>
      <w:r w:rsidRPr="00233DF8">
        <w:rPr>
          <w:sz w:val="20"/>
          <w:szCs w:val="20"/>
          <w:lang w:val="en-GB"/>
        </w:rPr>
        <w:t xml:space="preserve"> — Protiviti India Member Private Limited, Protiviti Inc., and all entities that are members of the worldwide network of Protiviti and each of their subsidiaries, predecessors, successors, assignees and each and </w:t>
      </w:r>
      <w:proofErr w:type="gramStart"/>
      <w:r w:rsidRPr="00233DF8">
        <w:rPr>
          <w:sz w:val="20"/>
          <w:szCs w:val="20"/>
          <w:lang w:val="en-GB"/>
        </w:rPr>
        <w:t>all of</w:t>
      </w:r>
      <w:proofErr w:type="gramEnd"/>
      <w:r w:rsidRPr="00233DF8">
        <w:rPr>
          <w:sz w:val="20"/>
          <w:szCs w:val="20"/>
          <w:lang w:val="en-GB"/>
        </w:rPr>
        <w:t xml:space="preserve"> </w:t>
      </w:r>
      <w:proofErr w:type="gramStart"/>
      <w:r w:rsidRPr="00233DF8">
        <w:rPr>
          <w:sz w:val="20"/>
          <w:szCs w:val="20"/>
          <w:lang w:val="en-GB"/>
        </w:rPr>
        <w:t>the  partners</w:t>
      </w:r>
      <w:proofErr w:type="gramEnd"/>
      <w:r w:rsidRPr="00233DF8">
        <w:rPr>
          <w:sz w:val="20"/>
          <w:szCs w:val="20"/>
          <w:lang w:val="en-GB"/>
        </w:rPr>
        <w:t>, members, directors, employees and agents of all such entities and “</w:t>
      </w:r>
      <w:r w:rsidRPr="00233DF8">
        <w:rPr>
          <w:b/>
          <w:sz w:val="20"/>
          <w:szCs w:val="20"/>
          <w:lang w:val="en-GB"/>
        </w:rPr>
        <w:t>Protiviti Person</w:t>
      </w:r>
      <w:r w:rsidRPr="00233DF8">
        <w:rPr>
          <w:sz w:val="20"/>
          <w:szCs w:val="20"/>
          <w:lang w:val="en-GB"/>
        </w:rPr>
        <w:t>” shall mean any one of them.</w:t>
      </w:r>
    </w:p>
    <w:p w14:paraId="2946418E" w14:textId="77777777" w:rsidR="00347F8C" w:rsidRPr="00233DF8" w:rsidRDefault="00347F8C" w:rsidP="004910D8">
      <w:pPr>
        <w:overflowPunct w:val="0"/>
        <w:autoSpaceDE w:val="0"/>
        <w:autoSpaceDN w:val="0"/>
        <w:adjustRightInd w:val="0"/>
        <w:spacing w:line="276" w:lineRule="auto"/>
        <w:jc w:val="both"/>
        <w:textAlignment w:val="baseline"/>
        <w:rPr>
          <w:b/>
          <w:bCs/>
          <w:sz w:val="20"/>
          <w:szCs w:val="20"/>
          <w:lang w:val="en-GB"/>
        </w:rPr>
      </w:pPr>
    </w:p>
    <w:p w14:paraId="074DBC2F" w14:textId="77777777" w:rsidR="00347F8C" w:rsidRPr="00233DF8" w:rsidRDefault="00347F8C" w:rsidP="004910D8">
      <w:pPr>
        <w:overflowPunct w:val="0"/>
        <w:autoSpaceDE w:val="0"/>
        <w:autoSpaceDN w:val="0"/>
        <w:adjustRightInd w:val="0"/>
        <w:spacing w:line="276" w:lineRule="auto"/>
        <w:jc w:val="both"/>
        <w:textAlignment w:val="baseline"/>
        <w:rPr>
          <w:sz w:val="20"/>
          <w:szCs w:val="20"/>
          <w:lang w:val="en-GB"/>
        </w:rPr>
      </w:pPr>
      <w:r w:rsidRPr="00233DF8">
        <w:rPr>
          <w:b/>
          <w:bCs/>
          <w:sz w:val="20"/>
          <w:szCs w:val="20"/>
          <w:lang w:val="en-GB"/>
        </w:rPr>
        <w:t>Third Party</w:t>
      </w:r>
      <w:r w:rsidRPr="00233DF8">
        <w:rPr>
          <w:sz w:val="20"/>
          <w:szCs w:val="20"/>
          <w:lang w:val="en-GB"/>
        </w:rPr>
        <w:t xml:space="preserve"> — any person, organization or party other than you or Protiviti Person.</w:t>
      </w:r>
    </w:p>
    <w:p w14:paraId="4C390827" w14:textId="77777777" w:rsidR="00347F8C" w:rsidRPr="00233DF8" w:rsidRDefault="00347F8C" w:rsidP="004910D8">
      <w:pPr>
        <w:overflowPunct w:val="0"/>
        <w:autoSpaceDE w:val="0"/>
        <w:autoSpaceDN w:val="0"/>
        <w:adjustRightInd w:val="0"/>
        <w:spacing w:line="276" w:lineRule="auto"/>
        <w:jc w:val="both"/>
        <w:textAlignment w:val="baseline"/>
        <w:rPr>
          <w:b/>
          <w:sz w:val="20"/>
          <w:szCs w:val="20"/>
          <w:lang w:val="en-GB"/>
        </w:rPr>
      </w:pPr>
    </w:p>
    <w:p w14:paraId="42FA9908" w14:textId="77777777" w:rsidR="00347F8C" w:rsidRPr="00233DF8" w:rsidRDefault="00347F8C" w:rsidP="004910D8">
      <w:pPr>
        <w:overflowPunct w:val="0"/>
        <w:autoSpaceDE w:val="0"/>
        <w:autoSpaceDN w:val="0"/>
        <w:adjustRightInd w:val="0"/>
        <w:spacing w:line="276" w:lineRule="auto"/>
        <w:jc w:val="both"/>
        <w:textAlignment w:val="baseline"/>
        <w:rPr>
          <w:sz w:val="20"/>
          <w:szCs w:val="20"/>
          <w:lang w:val="en-GB"/>
        </w:rPr>
      </w:pPr>
      <w:r w:rsidRPr="00233DF8">
        <w:rPr>
          <w:b/>
          <w:sz w:val="20"/>
          <w:szCs w:val="20"/>
          <w:lang w:val="en-GB"/>
        </w:rPr>
        <w:t>Other Beneficiaries</w:t>
      </w:r>
      <w:r w:rsidRPr="00233DF8">
        <w:rPr>
          <w:sz w:val="20"/>
          <w:szCs w:val="20"/>
          <w:lang w:val="en-GB"/>
        </w:rPr>
        <w:t xml:space="preserve"> — any and each person or organisation identified in the Engagement Letter (other than you) as a beneficiary of the Services or any product thereof.</w:t>
      </w:r>
    </w:p>
    <w:p w14:paraId="22CDB215" w14:textId="77777777" w:rsidR="00347F8C" w:rsidRPr="00233DF8" w:rsidRDefault="00347F8C" w:rsidP="004910D8">
      <w:pPr>
        <w:overflowPunct w:val="0"/>
        <w:autoSpaceDE w:val="0"/>
        <w:autoSpaceDN w:val="0"/>
        <w:adjustRightInd w:val="0"/>
        <w:spacing w:line="276" w:lineRule="auto"/>
        <w:jc w:val="both"/>
        <w:textAlignment w:val="baseline"/>
        <w:rPr>
          <w:sz w:val="20"/>
          <w:szCs w:val="20"/>
          <w:lang w:val="en-GB"/>
        </w:rPr>
      </w:pPr>
    </w:p>
    <w:p w14:paraId="483591DE" w14:textId="77777777" w:rsidR="00347F8C" w:rsidRPr="00233DF8" w:rsidRDefault="00347F8C" w:rsidP="004910D8">
      <w:pPr>
        <w:overflowPunct w:val="0"/>
        <w:autoSpaceDE w:val="0"/>
        <w:autoSpaceDN w:val="0"/>
        <w:adjustRightInd w:val="0"/>
        <w:spacing w:line="276" w:lineRule="auto"/>
        <w:jc w:val="both"/>
        <w:textAlignment w:val="baseline"/>
        <w:rPr>
          <w:sz w:val="20"/>
          <w:szCs w:val="20"/>
          <w:lang w:val="en-GB"/>
        </w:rPr>
      </w:pPr>
      <w:r w:rsidRPr="00233DF8">
        <w:rPr>
          <w:sz w:val="20"/>
          <w:szCs w:val="20"/>
          <w:lang w:val="en-GB"/>
        </w:rPr>
        <w:t>These definitions shall apply wherever these words and phrases are used in the Services Contract.</w:t>
      </w:r>
    </w:p>
    <w:p w14:paraId="4A29BB01" w14:textId="77777777" w:rsidR="00347F8C" w:rsidRPr="00233DF8" w:rsidRDefault="00347F8C" w:rsidP="004910D8">
      <w:pPr>
        <w:overflowPunct w:val="0"/>
        <w:autoSpaceDE w:val="0"/>
        <w:autoSpaceDN w:val="0"/>
        <w:adjustRightInd w:val="0"/>
        <w:spacing w:line="276" w:lineRule="auto"/>
        <w:ind w:left="425" w:hanging="425"/>
        <w:jc w:val="both"/>
        <w:textAlignment w:val="baseline"/>
        <w:rPr>
          <w:b/>
          <w:sz w:val="20"/>
          <w:szCs w:val="20"/>
          <w:u w:val="single"/>
          <w:lang w:val="en-GB"/>
        </w:rPr>
      </w:pPr>
    </w:p>
    <w:p w14:paraId="3DF7E889" w14:textId="77777777" w:rsidR="00347F8C" w:rsidRPr="00233DF8" w:rsidRDefault="00347F8C" w:rsidP="004910D8">
      <w:pPr>
        <w:overflowPunct w:val="0"/>
        <w:autoSpaceDE w:val="0"/>
        <w:autoSpaceDN w:val="0"/>
        <w:adjustRightInd w:val="0"/>
        <w:spacing w:line="276" w:lineRule="auto"/>
        <w:ind w:left="425" w:hanging="425"/>
        <w:jc w:val="both"/>
        <w:textAlignment w:val="baseline"/>
        <w:rPr>
          <w:sz w:val="20"/>
          <w:szCs w:val="20"/>
          <w:lang w:val="en-GB"/>
        </w:rPr>
      </w:pPr>
      <w:r w:rsidRPr="00233DF8">
        <w:rPr>
          <w:b/>
          <w:sz w:val="20"/>
          <w:szCs w:val="20"/>
          <w:u w:val="single"/>
          <w:lang w:val="en-GB"/>
        </w:rPr>
        <w:t>Our services and responsibilities</w:t>
      </w:r>
    </w:p>
    <w:p w14:paraId="6AA09B12" w14:textId="77777777" w:rsidR="00347F8C" w:rsidRPr="00233DF8" w:rsidRDefault="00347F8C" w:rsidP="004910D8">
      <w:p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2EFFAE91" w14:textId="77777777" w:rsidR="002119EA"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The Engagement Letter shall set out the Services to be delivered by us and associated matters.  These General Terms of Business shall be subject to variation if required in the Engagement Letter.</w:t>
      </w:r>
    </w:p>
    <w:p w14:paraId="0791FD7C" w14:textId="77777777" w:rsidR="002119EA"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The Services shall be delivered with reasonable skill and care.</w:t>
      </w:r>
    </w:p>
    <w:p w14:paraId="1730D694" w14:textId="717744A9"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Where individuals to be involved in delivering the Services are named in the Engagement Letter, we shall use reasonable endeavours to ensure that they are so involved. We may substitute those identified for others of equal or similar </w:t>
      </w:r>
      <w:proofErr w:type="gramStart"/>
      <w:r w:rsidRPr="00233DF8">
        <w:rPr>
          <w:rFonts w:ascii="Times New Roman" w:hAnsi="Times New Roman"/>
          <w:sz w:val="20"/>
          <w:szCs w:val="20"/>
        </w:rPr>
        <w:t>skills</w:t>
      </w:r>
      <w:proofErr w:type="gramEnd"/>
      <w:r w:rsidRPr="00233DF8">
        <w:rPr>
          <w:rFonts w:ascii="Times New Roman" w:hAnsi="Times New Roman"/>
          <w:sz w:val="20"/>
          <w:szCs w:val="20"/>
        </w:rPr>
        <w:t xml:space="preserve"> but we shall consult you before doing so.</w:t>
      </w:r>
    </w:p>
    <w:p w14:paraId="15943020" w14:textId="77777777" w:rsidR="00347F8C" w:rsidRPr="00233DF8" w:rsidRDefault="00347F8C" w:rsidP="004910D8">
      <w:pPr>
        <w:tabs>
          <w:tab w:val="left" w:pos="284"/>
          <w:tab w:val="left" w:pos="851"/>
        </w:tabs>
        <w:overflowPunct w:val="0"/>
        <w:autoSpaceDE w:val="0"/>
        <w:autoSpaceDN w:val="0"/>
        <w:adjustRightInd w:val="0"/>
        <w:spacing w:line="276" w:lineRule="auto"/>
        <w:ind w:left="425" w:hanging="425"/>
        <w:jc w:val="both"/>
        <w:textAlignment w:val="baseline"/>
        <w:rPr>
          <w:b/>
          <w:sz w:val="20"/>
          <w:szCs w:val="20"/>
          <w:u w:val="single"/>
          <w:lang w:val="en-GB"/>
        </w:rPr>
      </w:pPr>
      <w:r w:rsidRPr="00233DF8">
        <w:rPr>
          <w:b/>
          <w:sz w:val="20"/>
          <w:szCs w:val="20"/>
          <w:u w:val="single"/>
          <w:lang w:val="en-GB"/>
        </w:rPr>
        <w:t>Deliverables</w:t>
      </w:r>
    </w:p>
    <w:p w14:paraId="7106EAC1" w14:textId="77777777" w:rsidR="00347F8C" w:rsidRPr="00233DF8" w:rsidRDefault="00347F8C" w:rsidP="004910D8">
      <w:pPr>
        <w:tabs>
          <w:tab w:val="left" w:pos="851"/>
        </w:tabs>
        <w:overflowPunct w:val="0"/>
        <w:autoSpaceDE w:val="0"/>
        <w:autoSpaceDN w:val="0"/>
        <w:adjustRightInd w:val="0"/>
        <w:spacing w:line="276" w:lineRule="auto"/>
        <w:jc w:val="both"/>
        <w:textAlignment w:val="baseline"/>
        <w:rPr>
          <w:sz w:val="20"/>
          <w:szCs w:val="20"/>
          <w:lang w:val="en-GB"/>
        </w:rPr>
      </w:pPr>
    </w:p>
    <w:p w14:paraId="3168D19F" w14:textId="75AD86D7"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We may supply written advice or confirm oral advice in writing or deliver a final written report or make an oral presentation on completion of the Services. Prior to completion of the </w:t>
      </w:r>
      <w:r w:rsidR="0039001E" w:rsidRPr="00233DF8">
        <w:rPr>
          <w:rFonts w:ascii="Times New Roman" w:hAnsi="Times New Roman"/>
          <w:sz w:val="20"/>
          <w:szCs w:val="20"/>
        </w:rPr>
        <w:t>Services,</w:t>
      </w:r>
      <w:r w:rsidRPr="00233DF8">
        <w:rPr>
          <w:rFonts w:ascii="Times New Roman" w:hAnsi="Times New Roman"/>
          <w:sz w:val="20"/>
          <w:szCs w:val="20"/>
        </w:rPr>
        <w:t xml:space="preserve"> we may supply oral, draft or interim advice or reports or presentations but in such circumstances our written advice or our final written report shall take precedence.  No reliance shall be placed by you on any draft or interim advice or report or any draft or interim presentation.  Where you wish to rely on oral advice or on an oral presentation made on completion of the Services, you shall inform us and we shall supply documentary confirmation of the advice concerned.</w:t>
      </w:r>
    </w:p>
    <w:p w14:paraId="0F65B389" w14:textId="77777777" w:rsidR="002119EA" w:rsidRPr="00233DF8" w:rsidRDefault="002119EA" w:rsidP="004910D8">
      <w:pPr>
        <w:pStyle w:val="ListParagraph"/>
        <w:tabs>
          <w:tab w:val="left" w:pos="851"/>
        </w:tabs>
        <w:overflowPunct w:val="0"/>
        <w:autoSpaceDE w:val="0"/>
        <w:autoSpaceDN w:val="0"/>
        <w:adjustRightInd w:val="0"/>
        <w:ind w:left="360"/>
        <w:jc w:val="both"/>
        <w:textAlignment w:val="baseline"/>
        <w:rPr>
          <w:rFonts w:ascii="Times New Roman" w:hAnsi="Times New Roman"/>
          <w:sz w:val="20"/>
          <w:szCs w:val="20"/>
        </w:rPr>
      </w:pPr>
    </w:p>
    <w:p w14:paraId="01400B5A" w14:textId="6FBBB6EE"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Any comments on our deliverables, report or any product of the Services should be provided to us in writing within fifteen days from the date of receipt by you. Where appropriate, and subject to our professional </w:t>
      </w:r>
      <w:r w:rsidRPr="00233DF8">
        <w:rPr>
          <w:rFonts w:ascii="Times New Roman" w:hAnsi="Times New Roman"/>
          <w:sz w:val="20"/>
          <w:szCs w:val="20"/>
        </w:rPr>
        <w:lastRenderedPageBreak/>
        <w:t>responsibility, we will amend or modify the deliverables or product of the Services to address your comments. We shall not be under any obligation in any circumstances to update any advice, deliverable, report or any product of the Services, oral or written, if no comments are received from you within fifteen days from the date of issue of our deliverable, report or any product of the Services and for events occurring after the advice, report or product concerned has been issued in final form.</w:t>
      </w:r>
    </w:p>
    <w:p w14:paraId="62F169BB" w14:textId="77777777" w:rsidR="004910D8" w:rsidRPr="00233DF8" w:rsidRDefault="004910D8" w:rsidP="004910D8">
      <w:pPr>
        <w:pStyle w:val="ListParagraph"/>
        <w:rPr>
          <w:rFonts w:ascii="Times New Roman" w:hAnsi="Times New Roman"/>
          <w:sz w:val="20"/>
          <w:szCs w:val="20"/>
        </w:rPr>
      </w:pPr>
    </w:p>
    <w:p w14:paraId="2E982DE8" w14:textId="6C6B0BE7" w:rsidR="00535F1F" w:rsidRPr="00233DF8" w:rsidRDefault="004910D8" w:rsidP="00535F1F">
      <w:pPr>
        <w:pStyle w:val="ListParagraph"/>
        <w:numPr>
          <w:ilvl w:val="1"/>
          <w:numId w:val="30"/>
        </w:numPr>
        <w:spacing w:after="0" w:line="240" w:lineRule="auto"/>
        <w:jc w:val="both"/>
        <w:rPr>
          <w:ins w:id="15" w:author="Dhrishti Parekh - Nuvama Group" w:date="2025-12-29T11:07:00Z" w16du:dateUtc="2025-12-29T05:37:00Z"/>
          <w:rFonts w:ascii="Times New Roman" w:hAnsi="Times New Roman"/>
          <w:sz w:val="24"/>
          <w:szCs w:val="24"/>
        </w:rPr>
      </w:pPr>
      <w:r w:rsidRPr="00233DF8">
        <w:rPr>
          <w:rFonts w:ascii="Times New Roman" w:hAnsi="Times New Roman"/>
          <w:sz w:val="20"/>
          <w:szCs w:val="20"/>
        </w:rPr>
        <w:t xml:space="preserve">Any deliverables or product of the Services released to you in any form or medium shall be supplied by us on the basis that it is for your benefit and information only and not for any other party, and that, save as may be required by law or by a competent regulatory authority, it shall not be copied, referred to or disclosed, in whole (save for </w:t>
      </w:r>
      <w:r w:rsidRPr="00D0122C">
        <w:rPr>
          <w:rFonts w:ascii="Times New Roman" w:hAnsi="Times New Roman"/>
          <w:sz w:val="20"/>
          <w:szCs w:val="20"/>
        </w:rPr>
        <w:t xml:space="preserve">your own internal purposes) or in part, without our prior written </w:t>
      </w:r>
      <w:r w:rsidR="00067C2D" w:rsidRPr="00D0122C">
        <w:rPr>
          <w:rFonts w:ascii="Times New Roman" w:hAnsi="Times New Roman"/>
          <w:sz w:val="20"/>
          <w:szCs w:val="20"/>
        </w:rPr>
        <w:t>consent. Protiviti</w:t>
      </w:r>
      <w:r w:rsidR="00535F1F" w:rsidRPr="00D0122C">
        <w:rPr>
          <w:rFonts w:ascii="Times New Roman" w:hAnsi="Times New Roman"/>
          <w:sz w:val="20"/>
          <w:szCs w:val="20"/>
        </w:rPr>
        <w:t xml:space="preserve"> shall not be responsible or liable for any claims, damages, losses, or expenses whatsoever arising from the Client’s disclosure of the report outside of Client’s internal organization or from any use of the report other than as expressly permitted in this </w:t>
      </w:r>
      <w:r w:rsidR="00726AF9">
        <w:rPr>
          <w:rFonts w:ascii="Times New Roman" w:hAnsi="Times New Roman"/>
          <w:sz w:val="20"/>
          <w:szCs w:val="20"/>
        </w:rPr>
        <w:t>Services Contract</w:t>
      </w:r>
      <w:r w:rsidR="003A5CE1">
        <w:rPr>
          <w:rFonts w:ascii="Times New Roman" w:hAnsi="Times New Roman"/>
          <w:sz w:val="20"/>
          <w:szCs w:val="20"/>
        </w:rPr>
        <w:t>.</w:t>
      </w:r>
    </w:p>
    <w:p w14:paraId="1BED5E9D" w14:textId="68F9A036" w:rsidR="004910D8" w:rsidRPr="00233DF8" w:rsidRDefault="004910D8"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 The Services shall be delivered on the basis that you will not use it for a purpose other than as set out in the Engagement Letter and you shall not quote our name or reproduce our logo in any form or medium without prior written </w:t>
      </w:r>
      <w:r w:rsidR="00535F1F" w:rsidRPr="00233DF8">
        <w:rPr>
          <w:rFonts w:ascii="Times New Roman" w:hAnsi="Times New Roman"/>
          <w:sz w:val="20"/>
          <w:szCs w:val="20"/>
        </w:rPr>
        <w:t>intimation</w:t>
      </w:r>
      <w:r w:rsidRPr="00233DF8">
        <w:rPr>
          <w:rFonts w:ascii="Times New Roman" w:hAnsi="Times New Roman"/>
          <w:sz w:val="20"/>
          <w:szCs w:val="20"/>
        </w:rPr>
        <w:t>.  You may disclose in whole any product of the Services to your legal and other professional advisers for the purposes of your seeking advice in relation to the Services, provided that when doing so you inform them that</w:t>
      </w:r>
    </w:p>
    <w:p w14:paraId="3BADAB13" w14:textId="1026999F" w:rsidR="004910D8" w:rsidRPr="00233DF8" w:rsidRDefault="004910D8" w:rsidP="008247A2">
      <w:pPr>
        <w:numPr>
          <w:ilvl w:val="0"/>
          <w:numId w:val="10"/>
        </w:numPr>
        <w:tabs>
          <w:tab w:val="left" w:pos="284"/>
        </w:tabs>
        <w:overflowPunct w:val="0"/>
        <w:autoSpaceDE w:val="0"/>
        <w:autoSpaceDN w:val="0"/>
        <w:adjustRightInd w:val="0"/>
        <w:spacing w:line="276" w:lineRule="auto"/>
        <w:jc w:val="both"/>
        <w:textAlignment w:val="baseline"/>
        <w:rPr>
          <w:sz w:val="20"/>
          <w:szCs w:val="20"/>
          <w:lang w:val="en-GB"/>
        </w:rPr>
      </w:pPr>
      <w:r w:rsidRPr="00233DF8">
        <w:rPr>
          <w:sz w:val="20"/>
          <w:szCs w:val="20"/>
          <w:lang w:val="en-GB"/>
        </w:rPr>
        <w:t>disclosure by them (save for their own internal purposes) is not permitted without our prior written consent, and</w:t>
      </w:r>
    </w:p>
    <w:p w14:paraId="26E086C1" w14:textId="36691030" w:rsidR="004910D8" w:rsidRPr="00233DF8" w:rsidRDefault="004910D8" w:rsidP="008247A2">
      <w:pPr>
        <w:numPr>
          <w:ilvl w:val="0"/>
          <w:numId w:val="10"/>
        </w:numPr>
        <w:tabs>
          <w:tab w:val="left" w:pos="284"/>
        </w:tabs>
        <w:overflowPunct w:val="0"/>
        <w:autoSpaceDE w:val="0"/>
        <w:autoSpaceDN w:val="0"/>
        <w:adjustRightInd w:val="0"/>
        <w:spacing w:line="276" w:lineRule="auto"/>
        <w:jc w:val="both"/>
        <w:textAlignment w:val="baseline"/>
        <w:rPr>
          <w:sz w:val="20"/>
          <w:szCs w:val="20"/>
          <w:lang w:val="en-GB"/>
        </w:rPr>
      </w:pPr>
      <w:r w:rsidRPr="00233DF8">
        <w:rPr>
          <w:sz w:val="20"/>
          <w:szCs w:val="20"/>
        </w:rPr>
        <w:t>to the fullest extent permitted by law we accept no responsibility or liability to them in connection with the Services.</w:t>
      </w:r>
    </w:p>
    <w:p w14:paraId="751E83D6" w14:textId="77777777" w:rsidR="004910D8" w:rsidRPr="00233DF8" w:rsidRDefault="004910D8" w:rsidP="004910D8">
      <w:pPr>
        <w:tabs>
          <w:tab w:val="left" w:pos="284"/>
        </w:tabs>
        <w:overflowPunct w:val="0"/>
        <w:autoSpaceDE w:val="0"/>
        <w:autoSpaceDN w:val="0"/>
        <w:adjustRightInd w:val="0"/>
        <w:spacing w:line="276" w:lineRule="auto"/>
        <w:ind w:left="786"/>
        <w:jc w:val="both"/>
        <w:textAlignment w:val="baseline"/>
        <w:rPr>
          <w:sz w:val="20"/>
          <w:szCs w:val="20"/>
          <w:lang w:val="en-GB"/>
        </w:rPr>
      </w:pPr>
    </w:p>
    <w:p w14:paraId="79E3F65C" w14:textId="77777777" w:rsidR="00151DBD" w:rsidRPr="00233DF8" w:rsidRDefault="00B74C07" w:rsidP="00151DBD">
      <w:pPr>
        <w:pStyle w:val="ListParagraph"/>
        <w:numPr>
          <w:ilvl w:val="1"/>
          <w:numId w:val="30"/>
        </w:numPr>
        <w:jc w:val="both"/>
        <w:rPr>
          <w:ins w:id="16" w:author="Dhrishti Parekh - Nuvama Group" w:date="2025-12-29T11:00:00Z" w16du:dateUtc="2025-12-29T05:30:00Z"/>
          <w:rFonts w:ascii="Times New Roman" w:hAnsi="Times New Roman"/>
        </w:rPr>
      </w:pPr>
      <w:r w:rsidRPr="00233DF8">
        <w:rPr>
          <w:rFonts w:ascii="Times New Roman" w:hAnsi="Times New Roman"/>
          <w:sz w:val="20"/>
          <w:szCs w:val="20"/>
        </w:rPr>
        <w:t xml:space="preserve">Protiviti and Client </w:t>
      </w:r>
      <w:r w:rsidR="00347F8C" w:rsidRPr="00233DF8">
        <w:rPr>
          <w:rFonts w:ascii="Times New Roman" w:hAnsi="Times New Roman"/>
          <w:sz w:val="20"/>
          <w:szCs w:val="20"/>
        </w:rPr>
        <w:t xml:space="preserve">shall not be liable for any losses arising out of </w:t>
      </w:r>
      <w:r w:rsidR="00AE4760" w:rsidRPr="00233DF8">
        <w:rPr>
          <w:rFonts w:ascii="Times New Roman" w:hAnsi="Times New Roman"/>
          <w:sz w:val="20"/>
          <w:szCs w:val="20"/>
        </w:rPr>
        <w:t xml:space="preserve">Client’s </w:t>
      </w:r>
      <w:r w:rsidR="00347F8C" w:rsidRPr="00233DF8">
        <w:rPr>
          <w:rFonts w:ascii="Times New Roman" w:hAnsi="Times New Roman"/>
          <w:sz w:val="20"/>
          <w:szCs w:val="20"/>
        </w:rPr>
        <w:t xml:space="preserve">use of </w:t>
      </w:r>
      <w:r w:rsidRPr="00233DF8">
        <w:rPr>
          <w:rFonts w:ascii="Times New Roman" w:hAnsi="Times New Roman"/>
          <w:sz w:val="20"/>
          <w:szCs w:val="20"/>
        </w:rPr>
        <w:t>P</w:t>
      </w:r>
      <w:r w:rsidR="00AE4760" w:rsidRPr="00233DF8">
        <w:rPr>
          <w:rFonts w:ascii="Times New Roman" w:hAnsi="Times New Roman"/>
          <w:sz w:val="20"/>
          <w:szCs w:val="20"/>
        </w:rPr>
        <w:t xml:space="preserve">rotiviti </w:t>
      </w:r>
      <w:r w:rsidR="00347F8C" w:rsidRPr="00233DF8">
        <w:rPr>
          <w:rFonts w:ascii="Times New Roman" w:hAnsi="Times New Roman"/>
          <w:sz w:val="20"/>
          <w:szCs w:val="20"/>
        </w:rPr>
        <w:t xml:space="preserve">services or deliverables or advice for a purpose other than as set out in the Engagement Letter. </w:t>
      </w:r>
      <w:proofErr w:type="gramStart"/>
      <w:r w:rsidR="00347F8C" w:rsidRPr="00233DF8">
        <w:rPr>
          <w:rFonts w:ascii="Times New Roman" w:hAnsi="Times New Roman"/>
          <w:sz w:val="20"/>
          <w:szCs w:val="20"/>
        </w:rPr>
        <w:t>Also</w:t>
      </w:r>
      <w:proofErr w:type="gramEnd"/>
      <w:r w:rsidR="00347F8C" w:rsidRPr="00233DF8">
        <w:rPr>
          <w:rFonts w:ascii="Times New Roman" w:hAnsi="Times New Roman"/>
          <w:sz w:val="20"/>
          <w:szCs w:val="20"/>
        </w:rPr>
        <w:t xml:space="preserve"> since Protiviti Services and deliverables are for the Client and not for any other party, Protiviti shall not be liable to any Third</w:t>
      </w:r>
      <w:r w:rsidR="0048433A" w:rsidRPr="00233DF8">
        <w:rPr>
          <w:rFonts w:ascii="Times New Roman" w:hAnsi="Times New Roman"/>
          <w:sz w:val="20"/>
          <w:szCs w:val="20"/>
        </w:rPr>
        <w:t xml:space="preserve"> </w:t>
      </w:r>
      <w:r w:rsidR="00347F8C" w:rsidRPr="00233DF8">
        <w:rPr>
          <w:rFonts w:ascii="Times New Roman" w:hAnsi="Times New Roman"/>
          <w:sz w:val="20"/>
          <w:szCs w:val="20"/>
        </w:rPr>
        <w:t xml:space="preserve">Party with respect to the Services or deliverables. </w:t>
      </w:r>
    </w:p>
    <w:p w14:paraId="06E1CEA1" w14:textId="64FF306D" w:rsidR="00151DBD" w:rsidRPr="00233DF8" w:rsidRDefault="00151DBD" w:rsidP="00151DBD">
      <w:pPr>
        <w:pStyle w:val="ListParagraph"/>
        <w:numPr>
          <w:ilvl w:val="1"/>
          <w:numId w:val="30"/>
        </w:numPr>
        <w:spacing w:after="0" w:line="240" w:lineRule="auto"/>
        <w:jc w:val="both"/>
        <w:rPr>
          <w:rFonts w:ascii="Times New Roman" w:hAnsi="Times New Roman"/>
          <w:sz w:val="20"/>
          <w:szCs w:val="20"/>
        </w:rPr>
      </w:pPr>
      <w:r w:rsidRPr="00233DF8">
        <w:rPr>
          <w:rFonts w:ascii="Times New Roman" w:hAnsi="Times New Roman"/>
          <w:sz w:val="20"/>
          <w:szCs w:val="20"/>
        </w:rPr>
        <w:t xml:space="preserve">Protiviti shall not be responsible or liable for any claims, damages, losses, or expenses whatsoever arising from the Client’s disclosure of the report outside of Client’s internal organization or from any use of the report other than as expressly permitted in this </w:t>
      </w:r>
      <w:r w:rsidR="000D04ED" w:rsidRPr="000D04ED">
        <w:rPr>
          <w:rFonts w:ascii="Times New Roman" w:hAnsi="Times New Roman"/>
          <w:sz w:val="20"/>
          <w:szCs w:val="20"/>
        </w:rPr>
        <w:t>Services Contract</w:t>
      </w:r>
      <w:r w:rsidR="000D04ED">
        <w:rPr>
          <w:rFonts w:ascii="Times New Roman" w:hAnsi="Times New Roman"/>
          <w:sz w:val="20"/>
          <w:szCs w:val="20"/>
        </w:rPr>
        <w:t>.</w:t>
      </w:r>
    </w:p>
    <w:p w14:paraId="7C70F595" w14:textId="7B5A353F" w:rsidR="004910D8" w:rsidRPr="0086354E" w:rsidRDefault="004910D8" w:rsidP="0086354E">
      <w:pPr>
        <w:tabs>
          <w:tab w:val="left" w:pos="851"/>
        </w:tabs>
        <w:overflowPunct w:val="0"/>
        <w:autoSpaceDE w:val="0"/>
        <w:autoSpaceDN w:val="0"/>
        <w:adjustRightInd w:val="0"/>
        <w:jc w:val="both"/>
        <w:textAlignment w:val="baseline"/>
        <w:rPr>
          <w:sz w:val="20"/>
          <w:szCs w:val="20"/>
        </w:rPr>
      </w:pPr>
    </w:p>
    <w:p w14:paraId="4843D2E1" w14:textId="77777777" w:rsidR="004910D8"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Any advice, opinion, statement of expectation, forecast or recommendation supplied by us as part of the Services shall not amount to any form of guarantee that we have determined or predicted future events or circumstances.</w:t>
      </w:r>
    </w:p>
    <w:p w14:paraId="22530440" w14:textId="77777777" w:rsidR="004910D8" w:rsidRPr="00233DF8" w:rsidRDefault="00F229C1"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bCs/>
          <w:sz w:val="20"/>
          <w:szCs w:val="20"/>
        </w:rPr>
        <w:t>Protiviti acknowledges that the Client’s internal audit team shall have the right to observe and review the audit processes undertaken by the Protiviti under this engagement. This includes, but is not limited to, periodic access to audit planning documentation, audit trail and working papers, methodologies applied during the audit.</w:t>
      </w:r>
    </w:p>
    <w:p w14:paraId="79059B51" w14:textId="77777777" w:rsidR="004910D8" w:rsidRPr="00233DF8" w:rsidRDefault="00F229C1"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bCs/>
          <w:sz w:val="20"/>
          <w:szCs w:val="20"/>
        </w:rPr>
        <w:t>Protiviti shall maintain all audit-related data, documentation, and working papers in a secure and auditable manner. Access to such data shall be role-based and logged, with audit trails maintained for all access and modifications. Protiviti shall ensure that the Client’s internal audit team is granted access to such stored data for verification, oversight, or compliance review purposes, upon request.</w:t>
      </w:r>
    </w:p>
    <w:p w14:paraId="04AEBC6F" w14:textId="77777777" w:rsidR="004910D8" w:rsidRPr="00233DF8" w:rsidRDefault="00F229C1"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bCs/>
          <w:sz w:val="20"/>
          <w:szCs w:val="20"/>
        </w:rPr>
        <w:t xml:space="preserve">In the event of any failure, deficiency, or material challenge in the audit process, data integrity, or access (whether identified by the Client, its internal audit team or regulators), Protiviti shall promptly notify the Client in writing, cooperate fully with the Client to assess the root cause and impact, implement corrective actions as agreed with the Client, take corrective and remedial measures within a mutually agreed timeframe to </w:t>
      </w:r>
      <w:r w:rsidRPr="00233DF8">
        <w:rPr>
          <w:rFonts w:ascii="Times New Roman" w:hAnsi="Times New Roman"/>
          <w:bCs/>
          <w:sz w:val="20"/>
          <w:szCs w:val="20"/>
        </w:rPr>
        <w:lastRenderedPageBreak/>
        <w:t>rectify the deficiency including where applicable, re-performing the affected portion of the audit at its own cost and implement necessary process improvements or system enhancements to prevent recurrence of such issues.</w:t>
      </w:r>
    </w:p>
    <w:p w14:paraId="5CA991F7" w14:textId="77777777" w:rsidR="004910D8" w:rsidRPr="00233DF8" w:rsidRDefault="00F229C1"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bCs/>
          <w:sz w:val="20"/>
          <w:szCs w:val="20"/>
        </w:rPr>
        <w:t>The Client reserves the right to conduct or commission an independent audit or review in such circumstances, and Protiviti shall extend full cooperation for the same.</w:t>
      </w:r>
    </w:p>
    <w:p w14:paraId="25382BF8" w14:textId="5EDB5153" w:rsidR="007A62EE" w:rsidRPr="00233DF8" w:rsidRDefault="007A62EE" w:rsidP="007A62EE">
      <w:pPr>
        <w:pStyle w:val="ListParagraph"/>
        <w:numPr>
          <w:ilvl w:val="0"/>
          <w:numId w:val="14"/>
        </w:numPr>
        <w:tabs>
          <w:tab w:val="left" w:pos="851"/>
        </w:tabs>
        <w:overflowPunct w:val="0"/>
        <w:autoSpaceDE w:val="0"/>
        <w:autoSpaceDN w:val="0"/>
        <w:adjustRightInd w:val="0"/>
        <w:jc w:val="both"/>
        <w:textAlignment w:val="baseline"/>
        <w:rPr>
          <w:ins w:id="17" w:author="Dhrishti Parekh - Nuvama Group" w:date="2025-12-29T11:24:00Z"/>
          <w:rFonts w:ascii="Times New Roman" w:hAnsi="Times New Roman"/>
          <w:bCs/>
          <w:sz w:val="20"/>
          <w:szCs w:val="20"/>
          <w:lang w:val="en-IN"/>
        </w:rPr>
      </w:pPr>
      <w:r w:rsidRPr="00233DF8">
        <w:rPr>
          <w:rFonts w:ascii="Times New Roman" w:hAnsi="Times New Roman"/>
          <w:bCs/>
          <w:sz w:val="20"/>
          <w:szCs w:val="20"/>
          <w:lang w:val="en-IN"/>
        </w:rPr>
        <w:t xml:space="preserve">For </w:t>
      </w:r>
      <w:r w:rsidRPr="00233DF8">
        <w:rPr>
          <w:rFonts w:ascii="Times New Roman" w:hAnsi="Times New Roman"/>
          <w:bCs/>
          <w:sz w:val="20"/>
          <w:szCs w:val="20"/>
          <w:lang w:val="en-IN"/>
        </w:rPr>
        <w:t>any audit and/or inspection of our premises where the Services are carried out, the Client shall provide a prior written notice of at least 5 business days</w:t>
      </w:r>
      <w:ins w:id="18" w:author="Dhrishti Parekh - Nuvama Group" w:date="2025-12-29T11:24:00Z">
        <w:r w:rsidRPr="00233DF8">
          <w:rPr>
            <w:rFonts w:ascii="Times New Roman" w:hAnsi="Times New Roman"/>
            <w:bCs/>
            <w:sz w:val="20"/>
            <w:szCs w:val="20"/>
            <w:lang w:val="en-IN"/>
          </w:rPr>
          <w:t>.</w:t>
        </w:r>
      </w:ins>
      <w:ins w:id="19" w:author="Sanjana K (IND)" w:date="2025-12-30T12:25:00Z" w16du:dateUtc="2025-12-30T06:55:00Z">
        <w:r w:rsidR="00B314A8" w:rsidRPr="00233DF8">
          <w:rPr>
            <w:rFonts w:ascii="Times New Roman" w:hAnsi="Times New Roman"/>
            <w:bCs/>
            <w:sz w:val="20"/>
            <w:szCs w:val="20"/>
            <w:lang w:val="en-IN"/>
          </w:rPr>
          <w:t xml:space="preserve"> All audits shall be limited to the </w:t>
        </w:r>
      </w:ins>
      <w:ins w:id="20" w:author="Sneha Erathi" w:date="2026-01-06T17:55:00Z" w16du:dateUtc="2026-01-06T12:25:00Z">
        <w:r w:rsidR="00474093">
          <w:rPr>
            <w:rFonts w:ascii="Times New Roman" w:hAnsi="Times New Roman"/>
            <w:bCs/>
            <w:sz w:val="20"/>
            <w:szCs w:val="20"/>
            <w:lang w:val="en-IN"/>
          </w:rPr>
          <w:t>S</w:t>
        </w:r>
      </w:ins>
      <w:ins w:id="21" w:author="Sanjana K (IND)" w:date="2025-12-30T12:25:00Z" w16du:dateUtc="2025-12-30T06:55:00Z">
        <w:r w:rsidR="00B314A8" w:rsidRPr="00233DF8">
          <w:rPr>
            <w:rFonts w:ascii="Times New Roman" w:hAnsi="Times New Roman"/>
            <w:bCs/>
            <w:sz w:val="20"/>
            <w:szCs w:val="20"/>
            <w:lang w:val="en-IN"/>
          </w:rPr>
          <w:t xml:space="preserve">ervices rendered as per this </w:t>
        </w:r>
      </w:ins>
      <w:ins w:id="22" w:author="Sneha Erathi" w:date="2026-01-06T17:55:00Z" w16du:dateUtc="2026-01-06T12:25:00Z">
        <w:r w:rsidR="00474093">
          <w:rPr>
            <w:rFonts w:ascii="Times New Roman" w:hAnsi="Times New Roman"/>
            <w:bCs/>
            <w:sz w:val="20"/>
            <w:szCs w:val="20"/>
            <w:lang w:val="en-IN"/>
          </w:rPr>
          <w:t>Services Contract</w:t>
        </w:r>
      </w:ins>
      <w:ins w:id="23" w:author="Sanjana K (IND)" w:date="2025-12-30T12:31:00Z" w16du:dateUtc="2025-12-30T07:01:00Z">
        <w:r w:rsidR="00B411D3" w:rsidRPr="00233DF8">
          <w:rPr>
            <w:rFonts w:ascii="Times New Roman" w:hAnsi="Times New Roman"/>
            <w:bCs/>
            <w:sz w:val="20"/>
            <w:szCs w:val="20"/>
            <w:lang w:val="en-IN"/>
          </w:rPr>
          <w:t xml:space="preserve"> and is limit</w:t>
        </w:r>
      </w:ins>
      <w:ins w:id="24" w:author="Sanjana K (IND)" w:date="2025-12-30T12:32:00Z" w16du:dateUtc="2025-12-30T07:02:00Z">
        <w:r w:rsidR="00B411D3" w:rsidRPr="00233DF8">
          <w:rPr>
            <w:rFonts w:ascii="Times New Roman" w:hAnsi="Times New Roman"/>
            <w:bCs/>
            <w:sz w:val="20"/>
            <w:szCs w:val="20"/>
            <w:lang w:val="en-IN"/>
          </w:rPr>
          <w:t xml:space="preserve">ed to the term of this </w:t>
        </w:r>
      </w:ins>
      <w:ins w:id="25" w:author="Sneha Erathi" w:date="2026-01-06T17:55:00Z" w16du:dateUtc="2026-01-06T12:25:00Z">
        <w:r w:rsidR="00474093">
          <w:rPr>
            <w:rFonts w:ascii="Times New Roman" w:hAnsi="Times New Roman"/>
            <w:bCs/>
            <w:sz w:val="20"/>
            <w:szCs w:val="20"/>
            <w:lang w:val="en-IN"/>
          </w:rPr>
          <w:t>Services Contract</w:t>
        </w:r>
      </w:ins>
      <w:ins w:id="26" w:author="Sanjana K (IND)" w:date="2025-12-30T12:25:00Z" w16du:dateUtc="2025-12-30T06:55:00Z">
        <w:r w:rsidR="00B314A8" w:rsidRPr="00233DF8">
          <w:rPr>
            <w:rFonts w:ascii="Times New Roman" w:hAnsi="Times New Roman"/>
            <w:bCs/>
            <w:sz w:val="20"/>
            <w:szCs w:val="20"/>
            <w:lang w:val="en-IN"/>
          </w:rPr>
          <w:t>.</w:t>
        </w:r>
      </w:ins>
      <w:ins w:id="27" w:author="Dhrishti Parekh - Nuvama Group" w:date="2025-12-29T11:24:00Z">
        <w:r w:rsidRPr="00233DF8">
          <w:rPr>
            <w:rFonts w:ascii="Times New Roman" w:hAnsi="Times New Roman"/>
            <w:bCs/>
            <w:sz w:val="20"/>
            <w:szCs w:val="20"/>
            <w:lang w:val="en-IN"/>
          </w:rPr>
          <w:t xml:space="preserve"> </w:t>
        </w:r>
      </w:ins>
      <w:r w:rsidRPr="00233DF8">
        <w:rPr>
          <w:rFonts w:ascii="Times New Roman" w:hAnsi="Times New Roman"/>
          <w:bCs/>
          <w:sz w:val="20"/>
          <w:szCs w:val="20"/>
          <w:lang w:val="en-IN"/>
        </w:rPr>
        <w:t xml:space="preserve">Notwithstanding the foregoing, in the event of an audit or inspection mandated by any regulatory authority, </w:t>
      </w:r>
      <w:r w:rsidR="00D9181E">
        <w:rPr>
          <w:rFonts w:ascii="Times New Roman" w:hAnsi="Times New Roman"/>
          <w:bCs/>
          <w:sz w:val="20"/>
          <w:szCs w:val="20"/>
          <w:lang w:val="en-IN"/>
        </w:rPr>
        <w:t xml:space="preserve">the Client </w:t>
      </w:r>
      <w:r w:rsidR="004B06DB">
        <w:rPr>
          <w:rFonts w:ascii="Times New Roman" w:hAnsi="Times New Roman"/>
          <w:bCs/>
          <w:sz w:val="20"/>
          <w:szCs w:val="20"/>
          <w:lang w:val="en-IN"/>
        </w:rPr>
        <w:t>is obligated</w:t>
      </w:r>
      <w:r w:rsidRPr="00233DF8">
        <w:rPr>
          <w:rFonts w:ascii="Times New Roman" w:hAnsi="Times New Roman"/>
          <w:bCs/>
          <w:sz w:val="20"/>
          <w:szCs w:val="20"/>
          <w:lang w:val="en-IN"/>
        </w:rPr>
        <w:t xml:space="preserve"> to comply with the requirements of such authority, and </w:t>
      </w:r>
      <w:r w:rsidR="000A78B0" w:rsidRPr="00233DF8">
        <w:rPr>
          <w:rFonts w:ascii="Times New Roman" w:hAnsi="Times New Roman"/>
          <w:bCs/>
          <w:sz w:val="20"/>
          <w:szCs w:val="20"/>
          <w:lang w:val="en-IN"/>
        </w:rPr>
        <w:t>Protiviti</w:t>
      </w:r>
      <w:r w:rsidRPr="00233DF8">
        <w:rPr>
          <w:rFonts w:ascii="Times New Roman" w:hAnsi="Times New Roman"/>
          <w:bCs/>
          <w:sz w:val="20"/>
          <w:szCs w:val="20"/>
          <w:lang w:val="en-IN"/>
        </w:rPr>
        <w:t xml:space="preserve"> acknowledges that the </w:t>
      </w:r>
      <w:proofErr w:type="gramStart"/>
      <w:r w:rsidRPr="00233DF8">
        <w:rPr>
          <w:rFonts w:ascii="Times New Roman" w:hAnsi="Times New Roman"/>
          <w:bCs/>
          <w:sz w:val="20"/>
          <w:szCs w:val="20"/>
          <w:lang w:val="en-IN"/>
        </w:rPr>
        <w:t>aforementioned notice</w:t>
      </w:r>
      <w:proofErr w:type="gramEnd"/>
      <w:r w:rsidRPr="00233DF8">
        <w:rPr>
          <w:rFonts w:ascii="Times New Roman" w:hAnsi="Times New Roman"/>
          <w:bCs/>
          <w:sz w:val="20"/>
          <w:szCs w:val="20"/>
          <w:lang w:val="en-IN"/>
        </w:rPr>
        <w:t xml:space="preserve"> period </w:t>
      </w:r>
      <w:r w:rsidR="001422CC">
        <w:rPr>
          <w:rFonts w:ascii="Times New Roman" w:hAnsi="Times New Roman"/>
          <w:bCs/>
          <w:sz w:val="20"/>
          <w:szCs w:val="20"/>
          <w:lang w:val="en-IN"/>
        </w:rPr>
        <w:t>shall</w:t>
      </w:r>
      <w:r w:rsidRPr="00233DF8">
        <w:rPr>
          <w:rFonts w:ascii="Times New Roman" w:hAnsi="Times New Roman"/>
          <w:bCs/>
          <w:sz w:val="20"/>
          <w:szCs w:val="20"/>
          <w:lang w:val="en-IN"/>
        </w:rPr>
        <w:t xml:space="preserve"> not be applicable</w:t>
      </w:r>
      <w:r w:rsidR="001422CC">
        <w:rPr>
          <w:rFonts w:ascii="Times New Roman" w:hAnsi="Times New Roman"/>
          <w:bCs/>
          <w:sz w:val="20"/>
          <w:szCs w:val="20"/>
          <w:lang w:val="en-IN"/>
        </w:rPr>
        <w:t xml:space="preserve"> for regulatory authority mandated audits or inspections</w:t>
      </w:r>
      <w:r w:rsidRPr="00233DF8">
        <w:rPr>
          <w:rFonts w:ascii="Times New Roman" w:hAnsi="Times New Roman"/>
          <w:bCs/>
          <w:sz w:val="20"/>
          <w:szCs w:val="20"/>
          <w:lang w:val="en-IN"/>
        </w:rPr>
        <w:t>. For all other audits or inspections conducted by private auditors on behalf of the Client, the Client shall provide a prior written notice of at least 5 business days.</w:t>
      </w:r>
      <w:r w:rsidR="005C777B" w:rsidRPr="00233DF8">
        <w:rPr>
          <w:rFonts w:ascii="Times New Roman" w:hAnsi="Times New Roman"/>
          <w:bCs/>
          <w:sz w:val="20"/>
          <w:szCs w:val="20"/>
          <w:lang w:val="en-IN"/>
        </w:rPr>
        <w:t xml:space="preserve"> </w:t>
      </w:r>
      <w:commentRangeStart w:id="28"/>
      <w:ins w:id="29" w:author="Sanjana K (IND)" w:date="2025-12-30T12:26:00Z" w16du:dateUtc="2025-12-30T06:56:00Z">
        <w:del w:id="30" w:author="Dhrishti Parekh - Nuvama Group" w:date="2026-01-09T14:44:00Z" w16du:dateUtc="2026-01-09T09:14:00Z">
          <w:r w:rsidR="005C777B" w:rsidRPr="00233DF8" w:rsidDel="002F4EDC">
            <w:rPr>
              <w:rFonts w:ascii="Times New Roman" w:hAnsi="Times New Roman"/>
              <w:bCs/>
              <w:sz w:val="20"/>
              <w:szCs w:val="20"/>
              <w:lang w:val="en-IN"/>
            </w:rPr>
            <w:delText xml:space="preserve">The Client </w:delText>
          </w:r>
        </w:del>
      </w:ins>
      <w:ins w:id="31" w:author="Sneha Erathi" w:date="2026-01-06T18:00:00Z" w16du:dateUtc="2026-01-06T12:30:00Z">
        <w:del w:id="32" w:author="Dhrishti Parekh - Nuvama Group" w:date="2026-01-09T14:44:00Z" w16du:dateUtc="2026-01-09T09:14:00Z">
          <w:r w:rsidR="004161DC" w:rsidDel="002F4EDC">
            <w:rPr>
              <w:rFonts w:ascii="Times New Roman" w:hAnsi="Times New Roman"/>
              <w:bCs/>
              <w:sz w:val="20"/>
              <w:szCs w:val="20"/>
              <w:lang w:val="en-IN"/>
            </w:rPr>
            <w:delText>agree</w:delText>
          </w:r>
        </w:del>
      </w:ins>
      <w:ins w:id="33" w:author="Sneha Erathi" w:date="2026-01-06T18:01:00Z" w16du:dateUtc="2026-01-06T12:31:00Z">
        <w:del w:id="34" w:author="Dhrishti Parekh - Nuvama Group" w:date="2026-01-09T14:44:00Z" w16du:dateUtc="2026-01-09T09:14:00Z">
          <w:r w:rsidR="004161DC" w:rsidDel="002F4EDC">
            <w:rPr>
              <w:rFonts w:ascii="Times New Roman" w:hAnsi="Times New Roman"/>
              <w:bCs/>
              <w:sz w:val="20"/>
              <w:szCs w:val="20"/>
              <w:lang w:val="en-IN"/>
            </w:rPr>
            <w:delText xml:space="preserve">s that any private or </w:delText>
          </w:r>
        </w:del>
      </w:ins>
      <w:ins w:id="35" w:author="Sneha Erathi" w:date="2026-01-06T18:03:00Z" w16du:dateUtc="2026-01-06T12:33:00Z">
        <w:del w:id="36" w:author="Dhrishti Parekh - Nuvama Group" w:date="2026-01-09T14:44:00Z" w16du:dateUtc="2026-01-09T09:14:00Z">
          <w:r w:rsidR="00BD5C24" w:rsidDel="002F4EDC">
            <w:rPr>
              <w:rFonts w:ascii="Times New Roman" w:hAnsi="Times New Roman"/>
              <w:bCs/>
              <w:sz w:val="20"/>
              <w:szCs w:val="20"/>
              <w:lang w:val="en-IN"/>
            </w:rPr>
            <w:delText>third-party</w:delText>
          </w:r>
        </w:del>
      </w:ins>
      <w:ins w:id="37" w:author="Sneha Erathi" w:date="2026-01-06T18:01:00Z" w16du:dateUtc="2026-01-06T12:31:00Z">
        <w:del w:id="38" w:author="Dhrishti Parekh - Nuvama Group" w:date="2026-01-09T14:44:00Z" w16du:dateUtc="2026-01-09T09:14:00Z">
          <w:r w:rsidR="004161DC" w:rsidDel="002F4EDC">
            <w:rPr>
              <w:rFonts w:ascii="Times New Roman" w:hAnsi="Times New Roman"/>
              <w:bCs/>
              <w:sz w:val="20"/>
              <w:szCs w:val="20"/>
              <w:lang w:val="en-IN"/>
            </w:rPr>
            <w:delText xml:space="preserve"> auditor being appointed to conduct audits shall not be a competitor of Protiviti. Further, the Client shall ensure that such third-party auditor(s) </w:delText>
          </w:r>
          <w:r w:rsidR="0042595B" w:rsidDel="002F4EDC">
            <w:rPr>
              <w:rFonts w:ascii="Times New Roman" w:hAnsi="Times New Roman"/>
              <w:bCs/>
              <w:sz w:val="20"/>
              <w:szCs w:val="20"/>
              <w:lang w:val="en-IN"/>
            </w:rPr>
            <w:delText xml:space="preserve">sign </w:delText>
          </w:r>
        </w:del>
      </w:ins>
      <w:ins w:id="39" w:author="Sneha Erathi" w:date="2026-01-06T18:02:00Z" w16du:dateUtc="2026-01-06T12:32:00Z">
        <w:del w:id="40" w:author="Dhrishti Parekh - Nuvama Group" w:date="2026-01-09T14:44:00Z" w16du:dateUtc="2026-01-09T09:14:00Z">
          <w:r w:rsidR="0042595B" w:rsidDel="002F4EDC">
            <w:rPr>
              <w:rFonts w:ascii="Times New Roman" w:hAnsi="Times New Roman"/>
              <w:bCs/>
              <w:sz w:val="20"/>
              <w:szCs w:val="20"/>
              <w:lang w:val="en-IN"/>
            </w:rPr>
            <w:delText xml:space="preserve">necessary </w:delText>
          </w:r>
        </w:del>
      </w:ins>
      <w:ins w:id="41" w:author="Sneha Erathi" w:date="2026-01-06T18:01:00Z" w16du:dateUtc="2026-01-06T12:31:00Z">
        <w:del w:id="42" w:author="Dhrishti Parekh - Nuvama Group" w:date="2026-01-09T14:44:00Z" w16du:dateUtc="2026-01-09T09:14:00Z">
          <w:r w:rsidR="0042595B" w:rsidDel="002F4EDC">
            <w:rPr>
              <w:rFonts w:ascii="Times New Roman" w:hAnsi="Times New Roman"/>
              <w:bCs/>
              <w:sz w:val="20"/>
              <w:szCs w:val="20"/>
              <w:lang w:val="en-IN"/>
            </w:rPr>
            <w:delText>non-disclosure agreement</w:delText>
          </w:r>
        </w:del>
      </w:ins>
      <w:ins w:id="43" w:author="Sneha Erathi" w:date="2026-01-06T18:02:00Z" w16du:dateUtc="2026-01-06T12:32:00Z">
        <w:del w:id="44" w:author="Dhrishti Parekh - Nuvama Group" w:date="2026-01-09T14:44:00Z" w16du:dateUtc="2026-01-09T09:14:00Z">
          <w:r w:rsidR="0042595B" w:rsidDel="002F4EDC">
            <w:rPr>
              <w:rFonts w:ascii="Times New Roman" w:hAnsi="Times New Roman"/>
              <w:bCs/>
              <w:sz w:val="20"/>
              <w:szCs w:val="20"/>
              <w:lang w:val="en-IN"/>
            </w:rPr>
            <w:delText>s</w:delText>
          </w:r>
        </w:del>
      </w:ins>
      <w:ins w:id="45" w:author="Sneha Erathi" w:date="2026-01-06T18:01:00Z" w16du:dateUtc="2026-01-06T12:31:00Z">
        <w:del w:id="46" w:author="Dhrishti Parekh - Nuvama Group" w:date="2026-01-09T14:44:00Z" w16du:dateUtc="2026-01-09T09:14:00Z">
          <w:r w:rsidR="0042595B" w:rsidDel="002F4EDC">
            <w:rPr>
              <w:rFonts w:ascii="Times New Roman" w:hAnsi="Times New Roman"/>
              <w:bCs/>
              <w:sz w:val="20"/>
              <w:szCs w:val="20"/>
              <w:lang w:val="en-IN"/>
            </w:rPr>
            <w:delText xml:space="preserve"> </w:delText>
          </w:r>
        </w:del>
      </w:ins>
      <w:ins w:id="47" w:author="Sneha Erathi" w:date="2026-01-06T18:02:00Z" w16du:dateUtc="2026-01-06T12:32:00Z">
        <w:del w:id="48" w:author="Dhrishti Parekh - Nuvama Group" w:date="2026-01-09T14:44:00Z" w16du:dateUtc="2026-01-09T09:14:00Z">
          <w:r w:rsidR="0042595B" w:rsidDel="002F4EDC">
            <w:rPr>
              <w:rFonts w:ascii="Times New Roman" w:hAnsi="Times New Roman"/>
              <w:bCs/>
              <w:sz w:val="20"/>
              <w:szCs w:val="20"/>
              <w:lang w:val="en-IN"/>
            </w:rPr>
            <w:delText>in a format prescribed by Protiviti prior to the comme</w:delText>
          </w:r>
        </w:del>
      </w:ins>
      <w:ins w:id="49" w:author="Sneha Erathi" w:date="2026-01-06T18:03:00Z" w16du:dateUtc="2026-01-06T12:33:00Z">
        <w:del w:id="50" w:author="Dhrishti Parekh - Nuvama Group" w:date="2026-01-09T14:44:00Z" w16du:dateUtc="2026-01-09T09:14:00Z">
          <w:r w:rsidR="0042595B" w:rsidDel="002F4EDC">
            <w:rPr>
              <w:rFonts w:ascii="Times New Roman" w:hAnsi="Times New Roman"/>
              <w:bCs/>
              <w:sz w:val="20"/>
              <w:szCs w:val="20"/>
              <w:lang w:val="en-IN"/>
            </w:rPr>
            <w:delText>ncement of an audit</w:delText>
          </w:r>
        </w:del>
      </w:ins>
      <w:ins w:id="51" w:author="Sneha Erathi" w:date="2026-01-06T18:02:00Z" w16du:dateUtc="2026-01-06T12:32:00Z">
        <w:del w:id="52" w:author="Dhrishti Parekh - Nuvama Group" w:date="2026-01-09T14:44:00Z" w16du:dateUtc="2026-01-09T09:14:00Z">
          <w:r w:rsidR="0042595B" w:rsidDel="002F4EDC">
            <w:rPr>
              <w:rFonts w:ascii="Times New Roman" w:hAnsi="Times New Roman"/>
              <w:bCs/>
              <w:sz w:val="20"/>
              <w:szCs w:val="20"/>
              <w:lang w:val="en-IN"/>
            </w:rPr>
            <w:delText xml:space="preserve">. </w:delText>
          </w:r>
        </w:del>
      </w:ins>
      <w:ins w:id="53" w:author="Sneha Erathi" w:date="2026-01-06T18:03:00Z" w16du:dateUtc="2026-01-06T12:33:00Z">
        <w:del w:id="54" w:author="Dhrishti Parekh - Nuvama Group" w:date="2026-01-09T14:44:00Z" w16du:dateUtc="2026-01-09T09:14:00Z">
          <w:r w:rsidR="009E0956" w:rsidDel="002F4EDC">
            <w:rPr>
              <w:rFonts w:ascii="Times New Roman" w:hAnsi="Times New Roman"/>
              <w:bCs/>
              <w:sz w:val="20"/>
              <w:szCs w:val="20"/>
              <w:lang w:val="en-IN"/>
            </w:rPr>
            <w:delText xml:space="preserve">The frequency of </w:delText>
          </w:r>
        </w:del>
      </w:ins>
      <w:ins w:id="55" w:author="Sanjana K (IND)" w:date="2025-12-30T12:30:00Z" w16du:dateUtc="2025-12-30T07:00:00Z">
        <w:del w:id="56" w:author="Dhrishti Parekh - Nuvama Group" w:date="2026-01-09T14:44:00Z" w16du:dateUtc="2026-01-09T09:14:00Z">
          <w:r w:rsidR="00347D48" w:rsidRPr="00233DF8" w:rsidDel="002F4EDC">
            <w:rPr>
              <w:rFonts w:ascii="Times New Roman" w:hAnsi="Times New Roman"/>
              <w:bCs/>
              <w:sz w:val="20"/>
              <w:szCs w:val="20"/>
              <w:lang w:val="en-US"/>
            </w:rPr>
            <w:delText>A</w:delText>
          </w:r>
        </w:del>
      </w:ins>
      <w:ins w:id="57" w:author="Sneha Erathi" w:date="2026-01-06T18:03:00Z" w16du:dateUtc="2026-01-06T12:33:00Z">
        <w:del w:id="58" w:author="Dhrishti Parekh - Nuvama Group" w:date="2026-01-09T14:44:00Z" w16du:dateUtc="2026-01-09T09:14:00Z">
          <w:r w:rsidR="009E0956" w:rsidDel="002F4EDC">
            <w:rPr>
              <w:rFonts w:ascii="Times New Roman" w:hAnsi="Times New Roman"/>
              <w:bCs/>
              <w:sz w:val="20"/>
              <w:szCs w:val="20"/>
              <w:lang w:val="en-US"/>
            </w:rPr>
            <w:delText>a</w:delText>
          </w:r>
        </w:del>
      </w:ins>
      <w:ins w:id="59" w:author="Sanjana K (IND)" w:date="2025-12-30T12:30:00Z" w16du:dateUtc="2025-12-30T07:00:00Z">
        <w:del w:id="60" w:author="Dhrishti Parekh - Nuvama Group" w:date="2026-01-09T14:44:00Z" w16du:dateUtc="2026-01-09T09:14:00Z">
          <w:r w:rsidR="00347D48" w:rsidRPr="00233DF8" w:rsidDel="002F4EDC">
            <w:rPr>
              <w:rFonts w:ascii="Times New Roman" w:hAnsi="Times New Roman"/>
              <w:bCs/>
              <w:sz w:val="20"/>
              <w:szCs w:val="20"/>
              <w:lang w:val="en-US"/>
            </w:rPr>
            <w:delText>udit</w:delText>
          </w:r>
        </w:del>
      </w:ins>
      <w:ins w:id="61" w:author="Sneha Erathi" w:date="2026-01-06T18:02:00Z" w16du:dateUtc="2026-01-06T12:32:00Z">
        <w:del w:id="62" w:author="Dhrishti Parekh - Nuvama Group" w:date="2026-01-09T14:44:00Z" w16du:dateUtc="2026-01-09T09:14:00Z">
          <w:r w:rsidR="0042595B" w:rsidDel="002F4EDC">
            <w:rPr>
              <w:rFonts w:ascii="Times New Roman" w:hAnsi="Times New Roman"/>
              <w:bCs/>
              <w:sz w:val="20"/>
              <w:szCs w:val="20"/>
              <w:lang w:val="en-US"/>
            </w:rPr>
            <w:delText>s</w:delText>
          </w:r>
        </w:del>
      </w:ins>
      <w:ins w:id="63" w:author="Sanjana K (IND)" w:date="2025-12-30T12:30:00Z" w16du:dateUtc="2025-12-30T07:00:00Z">
        <w:del w:id="64" w:author="Dhrishti Parekh - Nuvama Group" w:date="2026-01-09T14:44:00Z" w16du:dateUtc="2026-01-09T09:14:00Z">
          <w:r w:rsidR="00347D48" w:rsidRPr="00233DF8" w:rsidDel="002F4EDC">
            <w:rPr>
              <w:rFonts w:ascii="Times New Roman" w:hAnsi="Times New Roman"/>
              <w:bCs/>
              <w:sz w:val="20"/>
              <w:szCs w:val="20"/>
              <w:lang w:val="en-US"/>
            </w:rPr>
            <w:delText xml:space="preserve"> shall be </w:delText>
          </w:r>
        </w:del>
      </w:ins>
      <w:ins w:id="65" w:author="Sneha Erathi" w:date="2026-01-06T18:02:00Z" w16du:dateUtc="2026-01-06T12:32:00Z">
        <w:del w:id="66" w:author="Dhrishti Parekh - Nuvama Group" w:date="2026-01-09T14:44:00Z" w16du:dateUtc="2026-01-09T09:14:00Z">
          <w:r w:rsidR="0042595B" w:rsidDel="002F4EDC">
            <w:rPr>
              <w:rFonts w:ascii="Times New Roman" w:hAnsi="Times New Roman"/>
              <w:bCs/>
              <w:sz w:val="20"/>
              <w:szCs w:val="20"/>
              <w:lang w:val="en-US"/>
            </w:rPr>
            <w:delText xml:space="preserve">limited to one per </w:delText>
          </w:r>
        </w:del>
      </w:ins>
      <w:ins w:id="67" w:author="Sanjana K (IND)" w:date="2025-12-30T12:30:00Z" w16du:dateUtc="2025-12-30T07:00:00Z">
        <w:del w:id="68" w:author="Dhrishti Parekh - Nuvama Group" w:date="2026-01-09T14:44:00Z" w16du:dateUtc="2026-01-09T09:14:00Z">
          <w:r w:rsidR="00347D48" w:rsidRPr="00233DF8" w:rsidDel="002F4EDC">
            <w:rPr>
              <w:rFonts w:ascii="Times New Roman" w:hAnsi="Times New Roman"/>
              <w:bCs/>
              <w:sz w:val="20"/>
              <w:szCs w:val="20"/>
              <w:lang w:val="en-US"/>
            </w:rPr>
            <w:delText>year</w:delText>
          </w:r>
        </w:del>
      </w:ins>
      <w:ins w:id="69" w:author="Sanjana K (IND)" w:date="2025-12-30T12:31:00Z" w16du:dateUtc="2025-12-30T07:01:00Z">
        <w:del w:id="70" w:author="Dhrishti Parekh - Nuvama Group" w:date="2026-01-09T14:44:00Z" w16du:dateUtc="2026-01-09T09:14:00Z">
          <w:r w:rsidR="00113C02" w:rsidRPr="00233DF8" w:rsidDel="002F4EDC">
            <w:rPr>
              <w:rFonts w:ascii="Times New Roman" w:hAnsi="Times New Roman"/>
              <w:bCs/>
              <w:sz w:val="20"/>
              <w:szCs w:val="20"/>
              <w:lang w:val="en-US"/>
            </w:rPr>
            <w:delText xml:space="preserve">. </w:delText>
          </w:r>
        </w:del>
      </w:ins>
      <w:ins w:id="71" w:author="Sanjana K (IND)" w:date="2025-12-30T12:33:00Z" w16du:dateUtc="2025-12-30T07:03:00Z">
        <w:r w:rsidR="00B2685C" w:rsidRPr="00233DF8">
          <w:rPr>
            <w:rFonts w:ascii="Times New Roman" w:hAnsi="Times New Roman"/>
            <w:bCs/>
            <w:sz w:val="20"/>
            <w:szCs w:val="20"/>
          </w:rPr>
          <w:t xml:space="preserve">The cost of such audits or inspections should be borne by the Client.  </w:t>
        </w:r>
      </w:ins>
      <w:commentRangeEnd w:id="28"/>
      <w:r w:rsidR="00173C25">
        <w:rPr>
          <w:rStyle w:val="CommentReference"/>
          <w:rFonts w:ascii="Times New Roman" w:eastAsia="Times New Roman" w:hAnsi="Times New Roman"/>
          <w:lang w:val="en-US"/>
        </w:rPr>
        <w:commentReference w:id="28"/>
      </w:r>
    </w:p>
    <w:p w14:paraId="162AF9C3" w14:textId="31D4BC9B" w:rsidR="00347F8C" w:rsidRPr="00233DF8" w:rsidDel="008675D2" w:rsidRDefault="00347F8C" w:rsidP="004910D8">
      <w:pPr>
        <w:tabs>
          <w:tab w:val="left" w:pos="284"/>
          <w:tab w:val="left" w:pos="851"/>
        </w:tabs>
        <w:overflowPunct w:val="0"/>
        <w:autoSpaceDE w:val="0"/>
        <w:autoSpaceDN w:val="0"/>
        <w:adjustRightInd w:val="0"/>
        <w:spacing w:line="276" w:lineRule="auto"/>
        <w:ind w:left="425" w:hanging="425"/>
        <w:jc w:val="both"/>
        <w:textAlignment w:val="baseline"/>
        <w:rPr>
          <w:del w:id="72" w:author="Dhrishti Parekh - Nuvama Group" w:date="2025-12-22T16:56:00Z" w16du:dateUtc="2025-12-22T11:26:00Z"/>
          <w:b/>
          <w:sz w:val="20"/>
          <w:szCs w:val="20"/>
          <w:u w:val="single"/>
          <w:lang w:val="en-GB"/>
        </w:rPr>
      </w:pPr>
      <w:del w:id="73" w:author="Dhrishti Parekh - Nuvama Group" w:date="2025-12-22T16:56:00Z" w16du:dateUtc="2025-12-22T11:26:00Z">
        <w:r w:rsidRPr="00233DF8" w:rsidDel="008675D2">
          <w:rPr>
            <w:b/>
            <w:sz w:val="20"/>
            <w:szCs w:val="20"/>
            <w:highlight w:val="yellow"/>
            <w:u w:val="single"/>
            <w:lang w:val="en-GB"/>
          </w:rPr>
          <w:delText>Ownership</w:delText>
        </w:r>
      </w:del>
    </w:p>
    <w:p w14:paraId="09BC6D3C" w14:textId="49545C2D" w:rsidR="00347F8C" w:rsidRPr="00233DF8" w:rsidDel="008675D2" w:rsidRDefault="00347F8C" w:rsidP="004910D8">
      <w:pPr>
        <w:tabs>
          <w:tab w:val="left" w:pos="851"/>
        </w:tabs>
        <w:overflowPunct w:val="0"/>
        <w:autoSpaceDE w:val="0"/>
        <w:autoSpaceDN w:val="0"/>
        <w:adjustRightInd w:val="0"/>
        <w:spacing w:line="276" w:lineRule="auto"/>
        <w:ind w:left="425" w:hanging="425"/>
        <w:jc w:val="both"/>
        <w:textAlignment w:val="baseline"/>
        <w:rPr>
          <w:del w:id="74" w:author="Dhrishti Parekh - Nuvama Group" w:date="2025-12-22T16:56:00Z" w16du:dateUtc="2025-12-22T11:26:00Z"/>
          <w:sz w:val="20"/>
          <w:szCs w:val="20"/>
          <w:lang w:val="en-GB"/>
        </w:rPr>
      </w:pPr>
    </w:p>
    <w:p w14:paraId="1CB73D8A" w14:textId="426B7107" w:rsidR="00347F8C" w:rsidRPr="00233DF8" w:rsidDel="00241AFA" w:rsidRDefault="00347F8C" w:rsidP="008247A2">
      <w:pPr>
        <w:pStyle w:val="ListParagraph"/>
        <w:numPr>
          <w:ilvl w:val="0"/>
          <w:numId w:val="14"/>
        </w:numPr>
        <w:tabs>
          <w:tab w:val="left" w:pos="851"/>
        </w:tabs>
        <w:overflowPunct w:val="0"/>
        <w:autoSpaceDE w:val="0"/>
        <w:autoSpaceDN w:val="0"/>
        <w:adjustRightInd w:val="0"/>
        <w:jc w:val="both"/>
        <w:textAlignment w:val="baseline"/>
        <w:rPr>
          <w:del w:id="75" w:author="Dhrishti Parekh - Nuvama Group" w:date="2025-12-22T16:56:00Z" w16du:dateUtc="2025-12-22T11:26:00Z"/>
          <w:rFonts w:ascii="Times New Roman" w:hAnsi="Times New Roman"/>
          <w:sz w:val="20"/>
          <w:szCs w:val="20"/>
        </w:rPr>
      </w:pPr>
      <w:del w:id="76" w:author="Dhrishti Parekh - Nuvama Group" w:date="2025-12-22T16:56:00Z" w16du:dateUtc="2025-12-22T11:26:00Z">
        <w:r w:rsidRPr="00233DF8" w:rsidDel="008675D2">
          <w:rPr>
            <w:rFonts w:ascii="Times New Roman" w:hAnsi="Times New Roman"/>
            <w:sz w:val="20"/>
            <w:szCs w:val="20"/>
          </w:rPr>
          <w:delText xml:space="preserve">We shall retain ownership of the copyright and all other intellectual property rights in the product of the Services, whether oral or tangible, and ownership of our working papers.  You shall </w:delText>
        </w:r>
        <w:commentRangeStart w:id="77"/>
        <w:commentRangeStart w:id="78"/>
        <w:commentRangeStart w:id="79"/>
        <w:r w:rsidRPr="00233DF8" w:rsidDel="008675D2">
          <w:rPr>
            <w:rFonts w:ascii="Times New Roman" w:hAnsi="Times New Roman"/>
            <w:sz w:val="20"/>
            <w:szCs w:val="20"/>
          </w:rPr>
          <w:delText>acquire</w:delText>
        </w:r>
      </w:del>
      <w:commentRangeEnd w:id="77"/>
      <w:r w:rsidR="00892849" w:rsidRPr="00233DF8">
        <w:rPr>
          <w:rStyle w:val="CommentReference"/>
          <w:rFonts w:ascii="Times New Roman" w:eastAsia="Times New Roman" w:hAnsi="Times New Roman"/>
          <w:lang w:val="en-US"/>
        </w:rPr>
        <w:commentReference w:id="77"/>
      </w:r>
      <w:commentRangeEnd w:id="78"/>
      <w:r w:rsidR="0069393D">
        <w:rPr>
          <w:rStyle w:val="CommentReference"/>
          <w:rFonts w:ascii="Times New Roman" w:eastAsia="Times New Roman" w:hAnsi="Times New Roman"/>
          <w:lang w:val="en-US"/>
        </w:rPr>
        <w:commentReference w:id="78"/>
      </w:r>
      <w:commentRangeEnd w:id="79"/>
      <w:r w:rsidR="000671BA">
        <w:rPr>
          <w:rStyle w:val="CommentReference"/>
          <w:rFonts w:ascii="Times New Roman" w:eastAsia="Times New Roman" w:hAnsi="Times New Roman"/>
          <w:lang w:val="en-US"/>
        </w:rPr>
        <w:commentReference w:id="79"/>
      </w:r>
      <w:del w:id="80" w:author="Dhrishti Parekh - Nuvama Group" w:date="2025-12-22T16:56:00Z" w16du:dateUtc="2025-12-22T11:26:00Z">
        <w:r w:rsidRPr="00233DF8" w:rsidDel="008675D2">
          <w:rPr>
            <w:rFonts w:ascii="Times New Roman" w:hAnsi="Times New Roman"/>
            <w:sz w:val="20"/>
            <w:szCs w:val="20"/>
          </w:rPr>
          <w:delText xml:space="preserve"> ownership of any product of the Services in its tangible form on payment of our Charges for any such </w:delText>
        </w:r>
        <w:r w:rsidRPr="00233DF8" w:rsidDel="008675D2">
          <w:rPr>
            <w:rFonts w:ascii="Times New Roman" w:hAnsi="Times New Roman"/>
            <w:sz w:val="20"/>
            <w:szCs w:val="20"/>
          </w:rPr>
          <w:delText>product. For the purposes of delivering services to you or other clients, we and other Protiviti Persons shall be entitled to use , develop  or share with each other knowledge, experience and skills of general application gained through performing the Services.</w:delText>
        </w:r>
      </w:del>
    </w:p>
    <w:p w14:paraId="452B269A" w14:textId="77777777" w:rsidR="000671BA" w:rsidRPr="000671BA" w:rsidRDefault="000356AF" w:rsidP="000671BA">
      <w:pPr>
        <w:tabs>
          <w:tab w:val="left" w:pos="851"/>
        </w:tabs>
        <w:overflowPunct w:val="0"/>
        <w:autoSpaceDE w:val="0"/>
        <w:autoSpaceDN w:val="0"/>
        <w:adjustRightInd w:val="0"/>
        <w:ind w:left="644" w:hanging="360"/>
        <w:jc w:val="both"/>
        <w:textAlignment w:val="baseline"/>
        <w:rPr>
          <w:ins w:id="81" w:author="Dhrishti Parekh - Nuvama Group" w:date="2026-01-09T13:07:00Z"/>
          <w:sz w:val="20"/>
          <w:szCs w:val="20"/>
          <w:lang w:val="en-IN"/>
        </w:rPr>
      </w:pPr>
      <w:ins w:id="82" w:author="Sneha Erathi" w:date="2026-01-06T18:05:00Z" w16du:dateUtc="2026-01-06T12:35:00Z">
        <w:r>
          <w:rPr>
            <w:sz w:val="20"/>
            <w:szCs w:val="20"/>
          </w:rPr>
          <w:t>14.</w:t>
        </w:r>
        <w:r>
          <w:rPr>
            <w:sz w:val="20"/>
            <w:szCs w:val="20"/>
          </w:rPr>
          <w:tab/>
        </w:r>
      </w:ins>
      <w:ins w:id="83" w:author="Sanjana K (IND)" w:date="2025-12-30T12:22:00Z" w16du:dateUtc="2025-12-30T06:52:00Z">
        <w:r w:rsidR="00241AFA" w:rsidRPr="00233DF8">
          <w:rPr>
            <w:sz w:val="20"/>
            <w:szCs w:val="20"/>
          </w:rPr>
          <w:t xml:space="preserve">On receipt of complete payment by the </w:t>
        </w:r>
      </w:ins>
      <w:ins w:id="84" w:author="Sanjana K (IND)" w:date="2025-12-30T12:23:00Z" w16du:dateUtc="2025-12-30T06:53:00Z">
        <w:r w:rsidR="00241AFA" w:rsidRPr="00233DF8">
          <w:rPr>
            <w:sz w:val="20"/>
            <w:szCs w:val="20"/>
          </w:rPr>
          <w:t xml:space="preserve">Client as per the terms of this </w:t>
        </w:r>
      </w:ins>
      <w:ins w:id="85" w:author="Sneha Erathi" w:date="2026-01-06T18:04:00Z" w16du:dateUtc="2026-01-06T12:34:00Z">
        <w:r w:rsidR="00362A86">
          <w:rPr>
            <w:sz w:val="20"/>
            <w:szCs w:val="20"/>
          </w:rPr>
          <w:t>Services Contract</w:t>
        </w:r>
      </w:ins>
      <w:ins w:id="86" w:author="Sanjana K (IND)" w:date="2025-12-30T12:23:00Z" w16du:dateUtc="2025-12-30T06:53:00Z">
        <w:r w:rsidR="00241AFA" w:rsidRPr="00233DF8">
          <w:rPr>
            <w:sz w:val="20"/>
            <w:szCs w:val="20"/>
          </w:rPr>
          <w:t xml:space="preserve">, </w:t>
        </w:r>
      </w:ins>
      <w:ins w:id="87" w:author="Dhrishti Parekh - Nuvama Group" w:date="2026-01-09T13:06:00Z">
        <w:r w:rsidR="00FC13B0" w:rsidRPr="00FC13B0">
          <w:rPr>
            <w:sz w:val="20"/>
            <w:szCs w:val="20"/>
          </w:rPr>
          <w:t>the ownership of all Deliverables shall vest exclusively with the Client.</w:t>
        </w:r>
      </w:ins>
      <w:ins w:id="88" w:author="Sanjana K (IND)" w:date="2025-12-30T12:22:00Z" w16du:dateUtc="2025-12-30T06:52:00Z">
        <w:del w:id="89" w:author="Dhrishti Parekh - Nuvama Group" w:date="2026-01-09T13:06:00Z" w16du:dateUtc="2026-01-09T07:36:00Z">
          <w:r w:rsidR="00241AFA" w:rsidRPr="00233DF8" w:rsidDel="00FC13B0">
            <w:rPr>
              <w:sz w:val="20"/>
              <w:szCs w:val="20"/>
            </w:rPr>
            <w:delText>the Ownership of deliverables will be handed over to the Client</w:delText>
          </w:r>
        </w:del>
        <w:r w:rsidR="00241AFA" w:rsidRPr="00233DF8">
          <w:rPr>
            <w:sz w:val="20"/>
            <w:szCs w:val="20"/>
          </w:rPr>
          <w:t xml:space="preserve">. </w:t>
        </w:r>
      </w:ins>
    </w:p>
    <w:p w14:paraId="15AD34C8" w14:textId="77777777" w:rsidR="000671BA" w:rsidRPr="000671BA" w:rsidRDefault="000671BA" w:rsidP="000671BA">
      <w:pPr>
        <w:tabs>
          <w:tab w:val="left" w:pos="851"/>
        </w:tabs>
        <w:overflowPunct w:val="0"/>
        <w:autoSpaceDE w:val="0"/>
        <w:autoSpaceDN w:val="0"/>
        <w:adjustRightInd w:val="0"/>
        <w:ind w:left="644" w:hanging="360"/>
        <w:jc w:val="both"/>
        <w:textAlignment w:val="baseline"/>
        <w:rPr>
          <w:ins w:id="90" w:author="Dhrishti Parekh - Nuvama Group" w:date="2026-01-09T13:07:00Z"/>
          <w:sz w:val="20"/>
          <w:szCs w:val="20"/>
          <w:lang w:val="en-IN"/>
        </w:rPr>
      </w:pPr>
      <w:ins w:id="91" w:author="Dhrishti Parekh - Nuvama Group" w:date="2026-01-09T13:07:00Z">
        <w:r w:rsidRPr="000671BA">
          <w:rPr>
            <w:sz w:val="20"/>
            <w:szCs w:val="20"/>
            <w:lang w:val="en-IN"/>
          </w:rPr>
          <w:t>Notwithstanding anything to the contrary, Protiviti and other Protiviti Persons shall not copy, reproduce, reverse engineer, decompile, disassemble, commercially exploit, or use the Deliverables or any part thereof for any purpose other than providing the Services to the Client, nor shall they disclose or share the Deliverables, or any Client-specific information contained therein, with any other client or third party.</w:t>
        </w:r>
      </w:ins>
    </w:p>
    <w:p w14:paraId="30CE966D" w14:textId="77777777" w:rsidR="000671BA" w:rsidRPr="000671BA" w:rsidRDefault="000671BA" w:rsidP="000671BA">
      <w:pPr>
        <w:tabs>
          <w:tab w:val="left" w:pos="851"/>
        </w:tabs>
        <w:overflowPunct w:val="0"/>
        <w:autoSpaceDE w:val="0"/>
        <w:autoSpaceDN w:val="0"/>
        <w:adjustRightInd w:val="0"/>
        <w:ind w:left="644" w:hanging="360"/>
        <w:jc w:val="both"/>
        <w:textAlignment w:val="baseline"/>
        <w:rPr>
          <w:ins w:id="92" w:author="Dhrishti Parekh - Nuvama Group" w:date="2026-01-09T13:07:00Z"/>
          <w:sz w:val="20"/>
          <w:szCs w:val="20"/>
          <w:lang w:val="en-IN"/>
        </w:rPr>
      </w:pPr>
      <w:ins w:id="93" w:author="Dhrishti Parekh - Nuvama Group" w:date="2026-01-09T13:07:00Z">
        <w:r w:rsidRPr="000671BA">
          <w:rPr>
            <w:sz w:val="20"/>
            <w:szCs w:val="20"/>
            <w:lang w:val="en-IN"/>
          </w:rPr>
          <w:t>Provided however that Protiviti and other Protiviti Persons may use general knowledge, experience, skills, and expertise of a non-confidential and non-client-specific nature, which do not reveal or derive from the Client’s Deliverables or Confidential Information, for the purpose of performing services for other clients.</w:t>
        </w:r>
      </w:ins>
    </w:p>
    <w:p w14:paraId="7E0BACB1" w14:textId="006DAF2A" w:rsidR="00241AFA" w:rsidRPr="00233DF8" w:rsidRDefault="008C664C" w:rsidP="000356AF">
      <w:pPr>
        <w:tabs>
          <w:tab w:val="left" w:pos="851"/>
        </w:tabs>
        <w:overflowPunct w:val="0"/>
        <w:autoSpaceDE w:val="0"/>
        <w:autoSpaceDN w:val="0"/>
        <w:adjustRightInd w:val="0"/>
        <w:ind w:left="644" w:hanging="360"/>
        <w:jc w:val="both"/>
        <w:textAlignment w:val="baseline"/>
        <w:rPr>
          <w:ins w:id="94" w:author="Sanjana K (IND)" w:date="2025-12-30T12:22:00Z" w16du:dateUtc="2025-12-30T06:52:00Z"/>
          <w:sz w:val="20"/>
          <w:szCs w:val="20"/>
        </w:rPr>
      </w:pPr>
      <w:ins w:id="95" w:author="Sneha Erathi" w:date="2026-01-06T18:04:00Z" w16du:dateUtc="2026-01-06T12:34:00Z">
        <w:del w:id="96" w:author="Dhrishti Parekh - Nuvama Group" w:date="2026-01-09T13:07:00Z" w16du:dateUtc="2026-01-09T07:37:00Z">
          <w:r w:rsidRPr="008C664C" w:rsidDel="000671BA">
            <w:rPr>
              <w:sz w:val="20"/>
              <w:szCs w:val="20"/>
            </w:rPr>
            <w:delText>For the purposes of delivering services to you or other clients, we and other Protiviti Persons shall be entitled to use , develop  or share with each other knowledge, experience and skills of general application gained through performing the Services.</w:delText>
          </w:r>
        </w:del>
      </w:ins>
    </w:p>
    <w:p w14:paraId="65B3AEB9" w14:textId="346F88F6" w:rsidR="007110CC" w:rsidRPr="00233DF8" w:rsidRDefault="007110CC" w:rsidP="007110CC">
      <w:pPr>
        <w:tabs>
          <w:tab w:val="left" w:pos="851"/>
        </w:tabs>
        <w:overflowPunct w:val="0"/>
        <w:autoSpaceDE w:val="0"/>
        <w:autoSpaceDN w:val="0"/>
        <w:adjustRightInd w:val="0"/>
        <w:jc w:val="both"/>
        <w:textAlignment w:val="baseline"/>
        <w:rPr>
          <w:ins w:id="97" w:author="Sanjana K (IND)" w:date="2025-12-30T11:31:00Z" w16du:dateUtc="2025-12-30T06:01:00Z"/>
          <w:b/>
          <w:bCs/>
          <w:sz w:val="20"/>
          <w:szCs w:val="20"/>
        </w:rPr>
      </w:pPr>
    </w:p>
    <w:p w14:paraId="3CC08716" w14:textId="0763E73E" w:rsidR="00347F8C" w:rsidRPr="00233DF8" w:rsidRDefault="00347F8C" w:rsidP="004910D8">
      <w:pPr>
        <w:tabs>
          <w:tab w:val="left" w:pos="284"/>
          <w:tab w:val="left" w:pos="851"/>
        </w:tabs>
        <w:overflowPunct w:val="0"/>
        <w:autoSpaceDE w:val="0"/>
        <w:autoSpaceDN w:val="0"/>
        <w:adjustRightInd w:val="0"/>
        <w:spacing w:line="276" w:lineRule="auto"/>
        <w:ind w:left="425" w:hanging="425"/>
        <w:jc w:val="both"/>
        <w:textAlignment w:val="baseline"/>
        <w:rPr>
          <w:b/>
          <w:sz w:val="20"/>
          <w:szCs w:val="20"/>
          <w:u w:val="single"/>
          <w:lang w:val="en-GB"/>
        </w:rPr>
      </w:pPr>
    </w:p>
    <w:p w14:paraId="410B3A6C" w14:textId="77777777" w:rsidR="00347F8C" w:rsidRPr="00233DF8" w:rsidRDefault="00347F8C" w:rsidP="004910D8">
      <w:pPr>
        <w:tabs>
          <w:tab w:val="left" w:pos="284"/>
          <w:tab w:val="left" w:pos="851"/>
        </w:tabs>
        <w:overflowPunct w:val="0"/>
        <w:autoSpaceDE w:val="0"/>
        <w:autoSpaceDN w:val="0"/>
        <w:adjustRightInd w:val="0"/>
        <w:spacing w:line="276" w:lineRule="auto"/>
        <w:ind w:left="425" w:hanging="425"/>
        <w:jc w:val="both"/>
        <w:textAlignment w:val="baseline"/>
        <w:rPr>
          <w:b/>
          <w:sz w:val="20"/>
          <w:szCs w:val="20"/>
          <w:u w:val="single"/>
          <w:lang w:val="en-GB"/>
        </w:rPr>
      </w:pPr>
      <w:r w:rsidRPr="00233DF8">
        <w:rPr>
          <w:b/>
          <w:sz w:val="20"/>
          <w:szCs w:val="20"/>
          <w:u w:val="single"/>
          <w:lang w:val="en-GB"/>
        </w:rPr>
        <w:t>Our charges</w:t>
      </w:r>
    </w:p>
    <w:p w14:paraId="66CD1C7F" w14:textId="77777777" w:rsidR="00347F8C" w:rsidRPr="00233DF8" w:rsidRDefault="00347F8C" w:rsidP="004910D8">
      <w:p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65CB171D" w14:textId="5F1A0AAA"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We shall render invoices in respect of the Services comprising fees, outlays, plus any taxes, duties, levies and similar charges that might be payable thereon or deductible therefrom (“</w:t>
      </w:r>
      <w:r w:rsidRPr="00233DF8">
        <w:rPr>
          <w:rFonts w:ascii="Times New Roman" w:hAnsi="Times New Roman"/>
          <w:b/>
          <w:sz w:val="20"/>
          <w:szCs w:val="20"/>
        </w:rPr>
        <w:t>our Charges</w:t>
      </w:r>
      <w:r w:rsidRPr="00233DF8">
        <w:rPr>
          <w:rFonts w:ascii="Times New Roman" w:hAnsi="Times New Roman"/>
          <w:sz w:val="20"/>
          <w:szCs w:val="20"/>
        </w:rPr>
        <w:t>”).  Details of our Charges and any special payment terms shall be set out in the Engagement Letter.  Our fees shall be based on the degree of responsibility of our partners, members, directors, employees or agents</w:t>
      </w:r>
      <w:proofErr w:type="gramStart"/>
      <w:r w:rsidRPr="00233DF8">
        <w:rPr>
          <w:rFonts w:ascii="Times New Roman" w:hAnsi="Times New Roman"/>
          <w:sz w:val="20"/>
          <w:szCs w:val="20"/>
        </w:rPr>
        <w:t>, as the case may be, involved</w:t>
      </w:r>
      <w:proofErr w:type="gramEnd"/>
      <w:r w:rsidRPr="00233DF8">
        <w:rPr>
          <w:rFonts w:ascii="Times New Roman" w:hAnsi="Times New Roman"/>
          <w:sz w:val="20"/>
          <w:szCs w:val="20"/>
        </w:rPr>
        <w:t xml:space="preserve"> in delivering the Services, their skill and time spent by them in </w:t>
      </w:r>
      <w:r w:rsidRPr="00233DF8">
        <w:rPr>
          <w:rFonts w:ascii="Times New Roman" w:hAnsi="Times New Roman"/>
          <w:sz w:val="20"/>
          <w:szCs w:val="20"/>
        </w:rPr>
        <w:lastRenderedPageBreak/>
        <w:t xml:space="preserve">performing them, and the nature and complexity of the engagement. </w:t>
      </w:r>
    </w:p>
    <w:p w14:paraId="3B42B1B7" w14:textId="77777777" w:rsidR="00347F8C" w:rsidRPr="00233DF8" w:rsidRDefault="00347F8C" w:rsidP="004910D8">
      <w:p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469E04B1" w14:textId="437AD4C5" w:rsidR="002119EA"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In return for the delivery of the Services by us, you shall pay our Charges, on presentation of our invoice or at such other time as may be specified in the Engagement Letter. </w:t>
      </w:r>
    </w:p>
    <w:p w14:paraId="3726E35A" w14:textId="77777777" w:rsidR="002119EA" w:rsidRPr="00233DF8" w:rsidRDefault="002119EA" w:rsidP="004910D8">
      <w:pPr>
        <w:pStyle w:val="ListParagraph"/>
        <w:jc w:val="both"/>
        <w:rPr>
          <w:rFonts w:ascii="Times New Roman" w:hAnsi="Times New Roman"/>
          <w:sz w:val="20"/>
          <w:szCs w:val="20"/>
        </w:rPr>
      </w:pPr>
    </w:p>
    <w:p w14:paraId="42A0F0D1" w14:textId="36A3D7E4"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If our invoice remains unpaid for more than </w:t>
      </w:r>
      <w:commentRangeStart w:id="98"/>
      <w:r w:rsidRPr="00233DF8">
        <w:rPr>
          <w:rFonts w:ascii="Times New Roman" w:hAnsi="Times New Roman"/>
          <w:sz w:val="20"/>
          <w:szCs w:val="20"/>
        </w:rPr>
        <w:t xml:space="preserve">30 </w:t>
      </w:r>
      <w:proofErr w:type="gramStart"/>
      <w:r w:rsidRPr="00233DF8">
        <w:rPr>
          <w:rFonts w:ascii="Times New Roman" w:hAnsi="Times New Roman"/>
          <w:sz w:val="20"/>
          <w:szCs w:val="20"/>
        </w:rPr>
        <w:t>days</w:t>
      </w:r>
      <w:proofErr w:type="gramEnd"/>
      <w:r w:rsidRPr="00233DF8">
        <w:rPr>
          <w:rFonts w:ascii="Times New Roman" w:hAnsi="Times New Roman"/>
          <w:sz w:val="20"/>
          <w:szCs w:val="20"/>
        </w:rPr>
        <w:t xml:space="preserve"> we shall be entitled to charge 1.5% of our fees for every 30 days delay or part thereof in settling our invoice. </w:t>
      </w:r>
      <w:commentRangeEnd w:id="98"/>
      <w:r w:rsidR="001A5061" w:rsidRPr="00233DF8">
        <w:rPr>
          <w:rStyle w:val="CommentReference"/>
          <w:rFonts w:ascii="Times New Roman" w:eastAsia="Times New Roman" w:hAnsi="Times New Roman"/>
          <w:lang w:val="en-US"/>
        </w:rPr>
        <w:commentReference w:id="98"/>
      </w:r>
      <w:r w:rsidRPr="00233DF8">
        <w:rPr>
          <w:rFonts w:ascii="Times New Roman" w:hAnsi="Times New Roman"/>
          <w:sz w:val="20"/>
          <w:szCs w:val="20"/>
        </w:rPr>
        <w:t>Further, we reserve the right to suspend our Services at any time if our invoices are not paid.</w:t>
      </w:r>
    </w:p>
    <w:p w14:paraId="33436009" w14:textId="77777777" w:rsidR="00347F8C" w:rsidRPr="00233DF8" w:rsidRDefault="00347F8C" w:rsidP="004910D8">
      <w:pPr>
        <w:overflowPunct w:val="0"/>
        <w:autoSpaceDE w:val="0"/>
        <w:autoSpaceDN w:val="0"/>
        <w:adjustRightInd w:val="0"/>
        <w:spacing w:line="276" w:lineRule="auto"/>
        <w:ind w:left="420"/>
        <w:jc w:val="both"/>
        <w:textAlignment w:val="baseline"/>
        <w:rPr>
          <w:sz w:val="20"/>
          <w:szCs w:val="20"/>
          <w:lang w:val="en-GB"/>
        </w:rPr>
      </w:pPr>
    </w:p>
    <w:p w14:paraId="3AC81881" w14:textId="5926F64F" w:rsidR="00347F8C" w:rsidRPr="00233DF8" w:rsidRDefault="00347F8C" w:rsidP="008247A2">
      <w:pPr>
        <w:pStyle w:val="ListParagraph"/>
        <w:numPr>
          <w:ilvl w:val="0"/>
          <w:numId w:val="14"/>
        </w:numPr>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If the Services Contract is terminated or suspended, we shall be entitled to payment for outlays incurred to that time and to payment of fees for work done. Our fees for work done shall in this event be calculated based on total number of hours spent on the engagement multiplied by an hourly rate of INR 5,000.</w:t>
      </w:r>
      <w:r w:rsidR="000B0E1F" w:rsidRPr="00233DF8">
        <w:rPr>
          <w:rFonts w:ascii="Times New Roman" w:hAnsi="Times New Roman"/>
          <w:sz w:val="20"/>
          <w:szCs w:val="20"/>
        </w:rPr>
        <w:t xml:space="preserve"> </w:t>
      </w:r>
      <w:r w:rsidR="00F43AC4" w:rsidRPr="00233DF8">
        <w:rPr>
          <w:rFonts w:ascii="Times New Roman" w:hAnsi="Times New Roman"/>
          <w:sz w:val="20"/>
          <w:szCs w:val="20"/>
        </w:rPr>
        <w:t>Upon termination of th</w:t>
      </w:r>
      <w:r w:rsidR="000772F4">
        <w:rPr>
          <w:rFonts w:ascii="Times New Roman" w:hAnsi="Times New Roman"/>
          <w:sz w:val="20"/>
          <w:szCs w:val="20"/>
        </w:rPr>
        <w:t>is</w:t>
      </w:r>
      <w:r w:rsidR="00F43AC4" w:rsidRPr="00233DF8">
        <w:rPr>
          <w:rFonts w:ascii="Times New Roman" w:hAnsi="Times New Roman"/>
          <w:sz w:val="20"/>
          <w:szCs w:val="20"/>
        </w:rPr>
        <w:t xml:space="preserve"> </w:t>
      </w:r>
      <w:r w:rsidR="000772F4">
        <w:rPr>
          <w:rFonts w:ascii="Times New Roman" w:hAnsi="Times New Roman"/>
          <w:sz w:val="20"/>
          <w:szCs w:val="20"/>
        </w:rPr>
        <w:t>Services Contract</w:t>
      </w:r>
      <w:r w:rsidR="00F43AC4" w:rsidRPr="00233DF8">
        <w:rPr>
          <w:rFonts w:ascii="Times New Roman" w:hAnsi="Times New Roman"/>
          <w:sz w:val="20"/>
          <w:szCs w:val="20"/>
        </w:rPr>
        <w:t>, we shall be entitled to payment of our undisputed Charges for Services performed on pro rata basis up to the date of termination.</w:t>
      </w:r>
    </w:p>
    <w:p w14:paraId="2960E189" w14:textId="77777777" w:rsidR="00347F8C" w:rsidRPr="00233DF8" w:rsidRDefault="00347F8C" w:rsidP="004910D8">
      <w:pPr>
        <w:overflowPunct w:val="0"/>
        <w:autoSpaceDE w:val="0"/>
        <w:autoSpaceDN w:val="0"/>
        <w:adjustRightInd w:val="0"/>
        <w:spacing w:line="276" w:lineRule="auto"/>
        <w:ind w:left="420" w:hanging="420"/>
        <w:jc w:val="both"/>
        <w:textAlignment w:val="baseline"/>
        <w:rPr>
          <w:sz w:val="20"/>
          <w:szCs w:val="20"/>
          <w:lang w:val="en-GB"/>
        </w:rPr>
      </w:pPr>
      <w:commentRangeStart w:id="99"/>
      <w:commentRangeStart w:id="100"/>
    </w:p>
    <w:p w14:paraId="503C176F" w14:textId="3208793C" w:rsidR="00D81EC1" w:rsidRPr="004910D8" w:rsidDel="000671BA" w:rsidRDefault="00D81EC1" w:rsidP="00D81EC1">
      <w:pPr>
        <w:pStyle w:val="ListParagraph"/>
        <w:numPr>
          <w:ilvl w:val="0"/>
          <w:numId w:val="14"/>
        </w:numPr>
        <w:overflowPunct w:val="0"/>
        <w:autoSpaceDE w:val="0"/>
        <w:autoSpaceDN w:val="0"/>
        <w:adjustRightInd w:val="0"/>
        <w:jc w:val="both"/>
        <w:textAlignment w:val="baseline"/>
        <w:rPr>
          <w:del w:id="101" w:author="Dhrishti Parekh - Nuvama Group" w:date="2026-01-09T13:08:00Z" w16du:dateUtc="2026-01-09T07:38:00Z"/>
          <w:rFonts w:ascii="Times New Roman" w:hAnsi="Times New Roman"/>
          <w:sz w:val="20"/>
          <w:szCs w:val="20"/>
        </w:rPr>
      </w:pPr>
      <w:del w:id="102" w:author="Dhrishti Parekh - Nuvama Group" w:date="2026-01-09T13:08:00Z" w16du:dateUtc="2026-01-09T07:38:00Z">
        <w:r w:rsidRPr="004910D8" w:rsidDel="000671BA">
          <w:rPr>
            <w:rFonts w:ascii="Times New Roman" w:hAnsi="Times New Roman"/>
            <w:sz w:val="20"/>
            <w:szCs w:val="20"/>
          </w:rPr>
          <w:delText>If</w:delText>
        </w:r>
        <w:r w:rsidDel="000671BA">
          <w:rPr>
            <w:rFonts w:ascii="Times New Roman" w:hAnsi="Times New Roman"/>
            <w:sz w:val="20"/>
            <w:szCs w:val="20"/>
          </w:rPr>
          <w:delText xml:space="preserve"> either party</w:delText>
        </w:r>
        <w:r w:rsidRPr="004910D8" w:rsidDel="000671BA">
          <w:rPr>
            <w:rFonts w:ascii="Times New Roman" w:hAnsi="Times New Roman"/>
            <w:sz w:val="20"/>
            <w:szCs w:val="20"/>
          </w:rPr>
          <w:delText xml:space="preserve"> </w:delText>
        </w:r>
        <w:r w:rsidDel="000671BA">
          <w:rPr>
            <w:rFonts w:ascii="Times New Roman" w:hAnsi="Times New Roman"/>
            <w:sz w:val="20"/>
            <w:szCs w:val="20"/>
          </w:rPr>
          <w:delText>is</w:delText>
        </w:r>
        <w:r w:rsidRPr="004910D8" w:rsidDel="000671BA">
          <w:rPr>
            <w:rFonts w:ascii="Times New Roman" w:hAnsi="Times New Roman"/>
            <w:sz w:val="20"/>
            <w:szCs w:val="20"/>
          </w:rPr>
          <w:delText xml:space="preserve"> required by applicable law, legal process or government action to produce information or personnel as witnesses with respect to the Services or this Services Contract, </w:delText>
        </w:r>
        <w:commentRangeStart w:id="103"/>
        <w:commentRangeStart w:id="104"/>
        <w:r w:rsidDel="000671BA">
          <w:rPr>
            <w:rFonts w:ascii="Times New Roman" w:hAnsi="Times New Roman"/>
            <w:sz w:val="20"/>
            <w:szCs w:val="20"/>
          </w:rPr>
          <w:delText>each party</w:delText>
        </w:r>
        <w:r w:rsidRPr="004910D8" w:rsidDel="000671BA">
          <w:rPr>
            <w:rFonts w:ascii="Times New Roman" w:hAnsi="Times New Roman"/>
            <w:sz w:val="20"/>
            <w:szCs w:val="20"/>
          </w:rPr>
          <w:delText xml:space="preserve"> shall reimburse us for professional time and expense (including reasonable external and internal legal costs) </w:delText>
        </w:r>
        <w:commentRangeEnd w:id="103"/>
        <w:r w:rsidDel="000671BA">
          <w:rPr>
            <w:rStyle w:val="CommentReference"/>
            <w:rFonts w:ascii="Times New Roman" w:eastAsia="Times New Roman" w:hAnsi="Times New Roman"/>
            <w:lang w:val="en-US"/>
          </w:rPr>
          <w:commentReference w:id="103"/>
        </w:r>
        <w:commentRangeEnd w:id="104"/>
        <w:r w:rsidDel="000671BA">
          <w:rPr>
            <w:rStyle w:val="CommentReference"/>
            <w:rFonts w:ascii="Times New Roman" w:eastAsia="Times New Roman" w:hAnsi="Times New Roman"/>
            <w:lang w:val="en-US"/>
          </w:rPr>
          <w:commentReference w:id="104"/>
        </w:r>
        <w:r w:rsidRPr="004910D8" w:rsidDel="000671BA">
          <w:rPr>
            <w:rFonts w:ascii="Times New Roman" w:hAnsi="Times New Roman"/>
            <w:sz w:val="20"/>
            <w:szCs w:val="20"/>
          </w:rPr>
          <w:delText xml:space="preserve">incurred to respond to the request, unless </w:delText>
        </w:r>
        <w:r w:rsidDel="000671BA">
          <w:rPr>
            <w:rFonts w:ascii="Times New Roman" w:hAnsi="Times New Roman"/>
            <w:sz w:val="20"/>
            <w:szCs w:val="20"/>
          </w:rPr>
          <w:delText>that</w:delText>
        </w:r>
        <w:r w:rsidRPr="004910D8" w:rsidDel="000671BA">
          <w:rPr>
            <w:rFonts w:ascii="Times New Roman" w:hAnsi="Times New Roman"/>
            <w:sz w:val="20"/>
            <w:szCs w:val="20"/>
          </w:rPr>
          <w:delText xml:space="preserve"> party </w:delText>
        </w:r>
        <w:r w:rsidDel="000671BA">
          <w:rPr>
            <w:rFonts w:ascii="Times New Roman" w:hAnsi="Times New Roman"/>
            <w:sz w:val="20"/>
            <w:szCs w:val="20"/>
          </w:rPr>
          <w:delText xml:space="preserve">is a party </w:delText>
        </w:r>
        <w:r w:rsidRPr="004910D8" w:rsidDel="000671BA">
          <w:rPr>
            <w:rFonts w:ascii="Times New Roman" w:hAnsi="Times New Roman"/>
            <w:sz w:val="20"/>
            <w:szCs w:val="20"/>
          </w:rPr>
          <w:delText xml:space="preserve">to the proceedings or the subject of the investigation. </w:delText>
        </w:r>
      </w:del>
    </w:p>
    <w:p w14:paraId="04B901FD" w14:textId="2769A7F2" w:rsidR="00347F8C" w:rsidRPr="00233DF8" w:rsidRDefault="00347F8C" w:rsidP="008247A2">
      <w:pPr>
        <w:pStyle w:val="ListParagraph"/>
        <w:numPr>
          <w:ilvl w:val="0"/>
          <w:numId w:val="14"/>
        </w:numPr>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If we are required by applicable law, legal process or government action to produce information or personnel as witnesses with respect to the Services or this Services Contract, </w:t>
      </w:r>
      <w:del w:id="105" w:author="Dhrishti Parekh - Nuvama Group" w:date="2026-01-09T14:43:00Z" w16du:dateUtc="2026-01-09T09:13:00Z">
        <w:r w:rsidRPr="00233DF8" w:rsidDel="002916BF">
          <w:rPr>
            <w:rFonts w:ascii="Times New Roman" w:hAnsi="Times New Roman"/>
            <w:sz w:val="20"/>
            <w:szCs w:val="20"/>
          </w:rPr>
          <w:delText xml:space="preserve">you shall reimburse us for professional time and expense (including reasonable external and internal legal costs) </w:delText>
        </w:r>
        <w:r w:rsidRPr="00233DF8" w:rsidDel="002916BF">
          <w:rPr>
            <w:rFonts w:ascii="Times New Roman" w:hAnsi="Times New Roman"/>
            <w:sz w:val="20"/>
            <w:szCs w:val="20"/>
          </w:rPr>
          <w:delText>incurred to respond to the request, unless we are a</w:delText>
        </w:r>
      </w:del>
      <w:ins w:id="106" w:author="Sanjana K (IND)" w:date="2025-12-30T12:34:00Z" w16du:dateUtc="2025-12-30T07:04:00Z">
        <w:del w:id="107" w:author="Dhrishti Parekh - Nuvama Group" w:date="2026-01-09T14:43:00Z" w16du:dateUtc="2026-01-09T09:13:00Z">
          <w:r w:rsidR="00E068F8" w:rsidRPr="00233DF8" w:rsidDel="002916BF">
            <w:rPr>
              <w:rFonts w:ascii="Times New Roman" w:hAnsi="Times New Roman"/>
              <w:sz w:val="20"/>
              <w:szCs w:val="20"/>
            </w:rPr>
            <w:delText xml:space="preserve"> </w:delText>
          </w:r>
        </w:del>
      </w:ins>
      <w:del w:id="108" w:author="Dhrishti Parekh - Nuvama Group" w:date="2026-01-09T14:43:00Z" w16du:dateUtc="2026-01-09T09:13:00Z">
        <w:r w:rsidRPr="00233DF8" w:rsidDel="002916BF">
          <w:rPr>
            <w:rFonts w:ascii="Times New Roman" w:hAnsi="Times New Roman"/>
            <w:sz w:val="20"/>
            <w:szCs w:val="20"/>
          </w:rPr>
          <w:delText xml:space="preserve"> party to the proceedings or the subject of the investigation. </w:delText>
        </w:r>
        <w:commentRangeEnd w:id="99"/>
        <w:r w:rsidR="00D470A8" w:rsidRPr="00233DF8" w:rsidDel="002916BF">
          <w:rPr>
            <w:rStyle w:val="CommentReference"/>
            <w:rFonts w:ascii="Times New Roman" w:eastAsia="Times New Roman" w:hAnsi="Times New Roman"/>
            <w:lang w:val="en-US"/>
          </w:rPr>
          <w:commentReference w:id="99"/>
        </w:r>
        <w:commentRangeEnd w:id="100"/>
        <w:r w:rsidR="00F32B28" w:rsidDel="002916BF">
          <w:rPr>
            <w:rStyle w:val="CommentReference"/>
            <w:rFonts w:ascii="Times New Roman" w:eastAsia="Times New Roman" w:hAnsi="Times New Roman"/>
            <w:lang w:val="en-US"/>
          </w:rPr>
          <w:commentReference w:id="100"/>
        </w:r>
      </w:del>
      <w:ins w:id="109" w:author="Dhrishti Parekh - Nuvama Group" w:date="2026-01-09T13:11:00Z">
        <w:r w:rsidR="00A95FE3" w:rsidRPr="00A95FE3">
          <w:rPr>
            <w:rFonts w:ascii="Times New Roman" w:hAnsi="Times New Roman"/>
            <w:sz w:val="20"/>
            <w:szCs w:val="20"/>
            <w:lang w:val="en-US"/>
          </w:rPr>
          <w:t>Provided that any disclosure of information shall be made only to the extent strictly required under applicable law and, to the extent permitted by law, we shall provide you with prior written intimation of the information proposed to be disclosed.</w:t>
        </w:r>
      </w:ins>
    </w:p>
    <w:p w14:paraId="60F93DBB" w14:textId="77777777" w:rsidR="004910D8" w:rsidRPr="00233DF8" w:rsidRDefault="004910D8" w:rsidP="004910D8">
      <w:pPr>
        <w:pStyle w:val="ListParagraph"/>
        <w:overflowPunct w:val="0"/>
        <w:autoSpaceDE w:val="0"/>
        <w:autoSpaceDN w:val="0"/>
        <w:adjustRightInd w:val="0"/>
        <w:ind w:left="360"/>
        <w:jc w:val="both"/>
        <w:textAlignment w:val="baseline"/>
        <w:rPr>
          <w:rFonts w:ascii="Times New Roman" w:hAnsi="Times New Roman"/>
          <w:sz w:val="20"/>
          <w:szCs w:val="20"/>
          <w:u w:val="single"/>
        </w:rPr>
      </w:pPr>
    </w:p>
    <w:p w14:paraId="2C690731" w14:textId="6D76E127" w:rsidR="00347F8C" w:rsidRPr="00233DF8" w:rsidRDefault="009F5CA2" w:rsidP="008247A2">
      <w:pPr>
        <w:pStyle w:val="ListParagraph"/>
        <w:numPr>
          <w:ilvl w:val="0"/>
          <w:numId w:val="14"/>
        </w:numPr>
        <w:overflowPunct w:val="0"/>
        <w:autoSpaceDE w:val="0"/>
        <w:autoSpaceDN w:val="0"/>
        <w:adjustRightInd w:val="0"/>
        <w:jc w:val="both"/>
        <w:textAlignment w:val="baseline"/>
        <w:rPr>
          <w:rFonts w:ascii="Times New Roman" w:hAnsi="Times New Roman"/>
          <w:sz w:val="20"/>
          <w:szCs w:val="20"/>
          <w:u w:val="single"/>
        </w:rPr>
      </w:pPr>
      <w:r w:rsidRPr="00233DF8">
        <w:rPr>
          <w:rFonts w:ascii="Times New Roman" w:hAnsi="Times New Roman"/>
          <w:sz w:val="20"/>
          <w:szCs w:val="20"/>
          <w:lang w:val="en-US"/>
        </w:rPr>
        <w:t>Both Parties agree that the payment obligations for our Charges under this Services Contract rest solely with the Client(s) as named herein, and no other entity or third party is involved in or responsible for such payment obligations</w:t>
      </w:r>
      <w:r w:rsidR="0096672E">
        <w:rPr>
          <w:rFonts w:ascii="Times New Roman" w:hAnsi="Times New Roman"/>
          <w:sz w:val="20"/>
          <w:szCs w:val="20"/>
        </w:rPr>
        <w:t>.</w:t>
      </w:r>
    </w:p>
    <w:p w14:paraId="10A8052B" w14:textId="77777777" w:rsidR="00347F8C" w:rsidRPr="00233DF8" w:rsidRDefault="00347F8C" w:rsidP="004910D8">
      <w:pPr>
        <w:tabs>
          <w:tab w:val="left" w:pos="284"/>
          <w:tab w:val="left" w:pos="851"/>
        </w:tabs>
        <w:overflowPunct w:val="0"/>
        <w:autoSpaceDE w:val="0"/>
        <w:autoSpaceDN w:val="0"/>
        <w:adjustRightInd w:val="0"/>
        <w:spacing w:line="276" w:lineRule="auto"/>
        <w:ind w:left="425" w:hanging="425"/>
        <w:jc w:val="both"/>
        <w:textAlignment w:val="baseline"/>
        <w:rPr>
          <w:b/>
          <w:sz w:val="20"/>
          <w:szCs w:val="20"/>
          <w:u w:val="single"/>
          <w:lang w:val="en-GB"/>
        </w:rPr>
      </w:pPr>
    </w:p>
    <w:p w14:paraId="18DB0A7B" w14:textId="77777777" w:rsidR="00347F8C" w:rsidRPr="00233DF8" w:rsidRDefault="00347F8C" w:rsidP="004910D8">
      <w:pPr>
        <w:tabs>
          <w:tab w:val="left" w:pos="284"/>
          <w:tab w:val="left" w:pos="851"/>
        </w:tabs>
        <w:overflowPunct w:val="0"/>
        <w:autoSpaceDE w:val="0"/>
        <w:autoSpaceDN w:val="0"/>
        <w:adjustRightInd w:val="0"/>
        <w:spacing w:line="276" w:lineRule="auto"/>
        <w:ind w:left="425" w:hanging="425"/>
        <w:jc w:val="both"/>
        <w:textAlignment w:val="baseline"/>
        <w:rPr>
          <w:b/>
          <w:sz w:val="20"/>
          <w:szCs w:val="20"/>
          <w:u w:val="single"/>
          <w:lang w:val="en-GB"/>
        </w:rPr>
      </w:pPr>
      <w:commentRangeStart w:id="110"/>
      <w:commentRangeStart w:id="111"/>
      <w:r w:rsidRPr="00233DF8">
        <w:rPr>
          <w:b/>
          <w:sz w:val="20"/>
          <w:szCs w:val="20"/>
          <w:u w:val="single"/>
          <w:lang w:val="en-GB"/>
        </w:rPr>
        <w:t>Your responsibilities</w:t>
      </w:r>
      <w:commentRangeEnd w:id="110"/>
      <w:r w:rsidR="000A3790" w:rsidRPr="00233DF8">
        <w:rPr>
          <w:rStyle w:val="CommentReference"/>
        </w:rPr>
        <w:commentReference w:id="110"/>
      </w:r>
      <w:commentRangeEnd w:id="111"/>
      <w:r w:rsidR="008416B7" w:rsidRPr="00233DF8">
        <w:rPr>
          <w:rStyle w:val="CommentReference"/>
        </w:rPr>
        <w:commentReference w:id="111"/>
      </w:r>
    </w:p>
    <w:p w14:paraId="262DCB94" w14:textId="77777777" w:rsidR="00347F8C" w:rsidRPr="00233DF8" w:rsidRDefault="00347F8C" w:rsidP="004910D8">
      <w:pPr>
        <w:tabs>
          <w:tab w:val="left" w:pos="284"/>
          <w:tab w:val="left" w:pos="851"/>
        </w:tabs>
        <w:overflowPunct w:val="0"/>
        <w:autoSpaceDE w:val="0"/>
        <w:autoSpaceDN w:val="0"/>
        <w:adjustRightInd w:val="0"/>
        <w:spacing w:line="276" w:lineRule="auto"/>
        <w:ind w:left="425" w:hanging="425"/>
        <w:jc w:val="both"/>
        <w:textAlignment w:val="baseline"/>
        <w:rPr>
          <w:b/>
          <w:sz w:val="20"/>
          <w:szCs w:val="20"/>
          <w:lang w:val="en-GB"/>
        </w:rPr>
      </w:pPr>
    </w:p>
    <w:p w14:paraId="45E7BDC3" w14:textId="08FF9D26"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Notwithstanding our duties and responsibilities in relation to the Services, you shall retain responsibility and accountability for</w:t>
      </w:r>
    </w:p>
    <w:p w14:paraId="36A01C7A" w14:textId="746695A5" w:rsidR="00347F8C" w:rsidRPr="00233DF8" w:rsidRDefault="00347F8C" w:rsidP="004910D8">
      <w:pPr>
        <w:tabs>
          <w:tab w:val="left" w:pos="851"/>
          <w:tab w:val="left" w:pos="993"/>
        </w:tabs>
        <w:overflowPunct w:val="0"/>
        <w:autoSpaceDE w:val="0"/>
        <w:autoSpaceDN w:val="0"/>
        <w:adjustRightInd w:val="0"/>
        <w:spacing w:line="276" w:lineRule="auto"/>
        <w:ind w:left="425" w:hanging="425"/>
        <w:jc w:val="both"/>
        <w:textAlignment w:val="baseline"/>
        <w:rPr>
          <w:sz w:val="20"/>
          <w:szCs w:val="20"/>
          <w:lang w:val="en-GB"/>
        </w:rPr>
      </w:pPr>
      <w:r w:rsidRPr="00233DF8">
        <w:rPr>
          <w:sz w:val="20"/>
          <w:szCs w:val="20"/>
          <w:lang w:val="en-GB"/>
        </w:rPr>
        <w:tab/>
      </w:r>
      <w:r w:rsidR="002119EA" w:rsidRPr="00233DF8">
        <w:rPr>
          <w:sz w:val="20"/>
          <w:szCs w:val="20"/>
          <w:lang w:val="en-GB"/>
        </w:rPr>
        <w:t>21</w:t>
      </w:r>
      <w:r w:rsidRPr="00233DF8">
        <w:rPr>
          <w:sz w:val="20"/>
          <w:szCs w:val="20"/>
          <w:lang w:val="en-GB"/>
        </w:rPr>
        <w:t>.1</w:t>
      </w:r>
      <w:r w:rsidRPr="00233DF8">
        <w:rPr>
          <w:sz w:val="20"/>
          <w:szCs w:val="20"/>
          <w:lang w:val="en-GB"/>
        </w:rPr>
        <w:tab/>
        <w:t>the management, conduct and operation of your business and your affairs</w:t>
      </w:r>
    </w:p>
    <w:p w14:paraId="37713CB4" w14:textId="77777777" w:rsidR="00347F8C" w:rsidRPr="00233DF8" w:rsidRDefault="00347F8C" w:rsidP="004910D8">
      <w:pPr>
        <w:tabs>
          <w:tab w:val="left" w:pos="851"/>
          <w:tab w:val="left" w:pos="993"/>
        </w:tabs>
        <w:overflowPunct w:val="0"/>
        <w:autoSpaceDE w:val="0"/>
        <w:autoSpaceDN w:val="0"/>
        <w:adjustRightInd w:val="0"/>
        <w:spacing w:line="276" w:lineRule="auto"/>
        <w:ind w:left="425" w:hanging="425"/>
        <w:jc w:val="both"/>
        <w:textAlignment w:val="baseline"/>
        <w:rPr>
          <w:sz w:val="20"/>
          <w:szCs w:val="20"/>
          <w:lang w:val="en-GB"/>
        </w:rPr>
      </w:pPr>
    </w:p>
    <w:p w14:paraId="0E328AB4" w14:textId="5BD33FEF" w:rsidR="00347F8C" w:rsidRPr="00233DF8" w:rsidRDefault="00347F8C" w:rsidP="004910D8">
      <w:pPr>
        <w:tabs>
          <w:tab w:val="left" w:pos="851"/>
          <w:tab w:val="left" w:pos="993"/>
        </w:tabs>
        <w:overflowPunct w:val="0"/>
        <w:autoSpaceDE w:val="0"/>
        <w:autoSpaceDN w:val="0"/>
        <w:adjustRightInd w:val="0"/>
        <w:spacing w:line="276" w:lineRule="auto"/>
        <w:ind w:left="425" w:hanging="425"/>
        <w:jc w:val="both"/>
        <w:textAlignment w:val="baseline"/>
        <w:rPr>
          <w:sz w:val="20"/>
          <w:szCs w:val="20"/>
          <w:lang w:val="en-GB"/>
        </w:rPr>
      </w:pPr>
      <w:r w:rsidRPr="00233DF8">
        <w:rPr>
          <w:sz w:val="20"/>
          <w:szCs w:val="20"/>
          <w:lang w:val="en-GB"/>
        </w:rPr>
        <w:tab/>
      </w:r>
      <w:r w:rsidR="002119EA" w:rsidRPr="00233DF8">
        <w:rPr>
          <w:sz w:val="20"/>
          <w:szCs w:val="20"/>
          <w:lang w:val="en-GB"/>
        </w:rPr>
        <w:t>21</w:t>
      </w:r>
      <w:r w:rsidRPr="00233DF8">
        <w:rPr>
          <w:sz w:val="20"/>
          <w:szCs w:val="20"/>
          <w:lang w:val="en-GB"/>
        </w:rPr>
        <w:t>.2</w:t>
      </w:r>
      <w:r w:rsidRPr="00233DF8">
        <w:rPr>
          <w:sz w:val="20"/>
          <w:szCs w:val="20"/>
          <w:lang w:val="en-GB"/>
        </w:rPr>
        <w:tab/>
        <w:t>establishing and maintaining effective control system, record keeping, management decision-making and other management functions</w:t>
      </w:r>
    </w:p>
    <w:p w14:paraId="43FFCF8A" w14:textId="77777777" w:rsidR="00347F8C" w:rsidRPr="00233DF8" w:rsidRDefault="00347F8C" w:rsidP="004910D8">
      <w:pPr>
        <w:tabs>
          <w:tab w:val="left" w:pos="851"/>
          <w:tab w:val="left" w:pos="993"/>
        </w:tabs>
        <w:overflowPunct w:val="0"/>
        <w:autoSpaceDE w:val="0"/>
        <w:autoSpaceDN w:val="0"/>
        <w:adjustRightInd w:val="0"/>
        <w:spacing w:line="276" w:lineRule="auto"/>
        <w:ind w:left="425" w:hanging="425"/>
        <w:jc w:val="both"/>
        <w:textAlignment w:val="baseline"/>
        <w:rPr>
          <w:sz w:val="20"/>
          <w:szCs w:val="20"/>
          <w:lang w:val="en-GB"/>
        </w:rPr>
      </w:pPr>
    </w:p>
    <w:p w14:paraId="47C9CB28" w14:textId="1374235F" w:rsidR="00347F8C" w:rsidRPr="00233DF8" w:rsidRDefault="00347F8C" w:rsidP="004910D8">
      <w:pPr>
        <w:tabs>
          <w:tab w:val="left" w:pos="851"/>
          <w:tab w:val="left" w:pos="993"/>
        </w:tabs>
        <w:overflowPunct w:val="0"/>
        <w:autoSpaceDE w:val="0"/>
        <w:autoSpaceDN w:val="0"/>
        <w:adjustRightInd w:val="0"/>
        <w:spacing w:line="276" w:lineRule="auto"/>
        <w:ind w:left="425" w:hanging="425"/>
        <w:jc w:val="both"/>
        <w:textAlignment w:val="baseline"/>
        <w:rPr>
          <w:sz w:val="20"/>
          <w:szCs w:val="20"/>
          <w:lang w:val="en-GB"/>
        </w:rPr>
      </w:pPr>
      <w:r w:rsidRPr="00233DF8">
        <w:rPr>
          <w:sz w:val="20"/>
          <w:szCs w:val="20"/>
          <w:lang w:val="en-GB"/>
        </w:rPr>
        <w:tab/>
      </w:r>
      <w:r w:rsidR="002119EA" w:rsidRPr="00233DF8">
        <w:rPr>
          <w:sz w:val="20"/>
          <w:szCs w:val="20"/>
          <w:lang w:val="en-GB"/>
        </w:rPr>
        <w:t>21</w:t>
      </w:r>
      <w:r w:rsidRPr="00233DF8">
        <w:rPr>
          <w:sz w:val="20"/>
          <w:szCs w:val="20"/>
          <w:lang w:val="en-GB"/>
        </w:rPr>
        <w:t>.3</w:t>
      </w:r>
      <w:r w:rsidRPr="00233DF8">
        <w:rPr>
          <w:sz w:val="20"/>
          <w:szCs w:val="20"/>
          <w:lang w:val="en-GB"/>
        </w:rPr>
        <w:tab/>
        <w:t xml:space="preserve">deciding on your use of, choosing to what extent you wish to rely on, or implementing advice or recommendations or other product of the Services supplied by us </w:t>
      </w:r>
    </w:p>
    <w:p w14:paraId="23839832" w14:textId="77777777" w:rsidR="00347F8C" w:rsidRPr="00233DF8" w:rsidRDefault="00347F8C" w:rsidP="004910D8">
      <w:pPr>
        <w:tabs>
          <w:tab w:val="left" w:pos="851"/>
          <w:tab w:val="left" w:pos="993"/>
        </w:tabs>
        <w:overflowPunct w:val="0"/>
        <w:autoSpaceDE w:val="0"/>
        <w:autoSpaceDN w:val="0"/>
        <w:adjustRightInd w:val="0"/>
        <w:spacing w:line="276" w:lineRule="auto"/>
        <w:ind w:left="425" w:hanging="425"/>
        <w:jc w:val="both"/>
        <w:textAlignment w:val="baseline"/>
        <w:rPr>
          <w:sz w:val="20"/>
          <w:szCs w:val="20"/>
          <w:lang w:val="en-GB"/>
        </w:rPr>
      </w:pPr>
    </w:p>
    <w:p w14:paraId="0A7287C4" w14:textId="08A5BE0C" w:rsidR="00347F8C" w:rsidRPr="00233DF8" w:rsidRDefault="00347F8C" w:rsidP="004910D8">
      <w:pPr>
        <w:tabs>
          <w:tab w:val="left" w:pos="851"/>
          <w:tab w:val="left" w:pos="993"/>
        </w:tabs>
        <w:overflowPunct w:val="0"/>
        <w:autoSpaceDE w:val="0"/>
        <w:autoSpaceDN w:val="0"/>
        <w:adjustRightInd w:val="0"/>
        <w:spacing w:line="276" w:lineRule="auto"/>
        <w:ind w:left="425" w:hanging="425"/>
        <w:jc w:val="both"/>
        <w:textAlignment w:val="baseline"/>
        <w:rPr>
          <w:sz w:val="20"/>
          <w:szCs w:val="20"/>
          <w:lang w:val="en-GB"/>
        </w:rPr>
      </w:pPr>
      <w:r w:rsidRPr="00233DF8">
        <w:rPr>
          <w:sz w:val="20"/>
          <w:szCs w:val="20"/>
          <w:lang w:val="en-GB"/>
        </w:rPr>
        <w:tab/>
      </w:r>
      <w:r w:rsidR="002119EA" w:rsidRPr="00233DF8">
        <w:rPr>
          <w:sz w:val="20"/>
          <w:szCs w:val="20"/>
          <w:lang w:val="en-GB"/>
        </w:rPr>
        <w:t>21</w:t>
      </w:r>
      <w:r w:rsidRPr="00233DF8">
        <w:rPr>
          <w:sz w:val="20"/>
          <w:szCs w:val="20"/>
          <w:lang w:val="en-GB"/>
        </w:rPr>
        <w:t>.4</w:t>
      </w:r>
      <w:r w:rsidRPr="00233DF8">
        <w:rPr>
          <w:sz w:val="20"/>
          <w:szCs w:val="20"/>
          <w:lang w:val="en-GB"/>
        </w:rPr>
        <w:tab/>
        <w:t>making any decision affecting the Services, any product of the Services, your interests or your affairs</w:t>
      </w:r>
    </w:p>
    <w:p w14:paraId="66CF1642" w14:textId="77777777" w:rsidR="00347F8C" w:rsidRPr="00233DF8" w:rsidRDefault="00347F8C" w:rsidP="004910D8">
      <w:pPr>
        <w:tabs>
          <w:tab w:val="left" w:pos="851"/>
          <w:tab w:val="left" w:pos="993"/>
        </w:tabs>
        <w:overflowPunct w:val="0"/>
        <w:autoSpaceDE w:val="0"/>
        <w:autoSpaceDN w:val="0"/>
        <w:adjustRightInd w:val="0"/>
        <w:spacing w:line="276" w:lineRule="auto"/>
        <w:ind w:left="425" w:hanging="425"/>
        <w:jc w:val="both"/>
        <w:textAlignment w:val="baseline"/>
        <w:rPr>
          <w:sz w:val="20"/>
          <w:szCs w:val="20"/>
          <w:lang w:val="en-GB"/>
        </w:rPr>
      </w:pPr>
    </w:p>
    <w:p w14:paraId="3195DAB0" w14:textId="7D5CFDAD" w:rsidR="00347F8C" w:rsidRPr="00233DF8" w:rsidRDefault="00347F8C" w:rsidP="004910D8">
      <w:pPr>
        <w:tabs>
          <w:tab w:val="left" w:pos="851"/>
          <w:tab w:val="left" w:pos="993"/>
        </w:tabs>
        <w:overflowPunct w:val="0"/>
        <w:autoSpaceDE w:val="0"/>
        <w:autoSpaceDN w:val="0"/>
        <w:adjustRightInd w:val="0"/>
        <w:spacing w:line="276" w:lineRule="auto"/>
        <w:ind w:left="425" w:hanging="425"/>
        <w:jc w:val="both"/>
        <w:textAlignment w:val="baseline"/>
        <w:rPr>
          <w:sz w:val="20"/>
          <w:szCs w:val="20"/>
          <w:lang w:val="en-GB"/>
        </w:rPr>
      </w:pPr>
      <w:r w:rsidRPr="00233DF8">
        <w:rPr>
          <w:sz w:val="20"/>
          <w:szCs w:val="20"/>
          <w:lang w:val="en-GB"/>
        </w:rPr>
        <w:tab/>
      </w:r>
      <w:r w:rsidR="002119EA" w:rsidRPr="00233DF8">
        <w:rPr>
          <w:sz w:val="20"/>
          <w:szCs w:val="20"/>
          <w:lang w:val="en-GB"/>
        </w:rPr>
        <w:t>21</w:t>
      </w:r>
      <w:r w:rsidRPr="00233DF8">
        <w:rPr>
          <w:sz w:val="20"/>
          <w:szCs w:val="20"/>
          <w:lang w:val="en-GB"/>
        </w:rPr>
        <w:t>.5</w:t>
      </w:r>
      <w:r w:rsidRPr="00233DF8">
        <w:rPr>
          <w:sz w:val="20"/>
          <w:szCs w:val="20"/>
          <w:lang w:val="en-GB"/>
        </w:rPr>
        <w:tab/>
        <w:t xml:space="preserve">the </w:t>
      </w:r>
      <w:ins w:id="112" w:author="Dhrishti Parekh - Nuvama Group" w:date="2026-01-09T13:12:00Z" w16du:dateUtc="2026-01-09T07:42:00Z">
        <w:r w:rsidR="00665473">
          <w:rPr>
            <w:sz w:val="20"/>
            <w:szCs w:val="20"/>
            <w:lang w:val="en-GB"/>
          </w:rPr>
          <w:t>6</w:t>
        </w:r>
      </w:ins>
      <w:r w:rsidRPr="00233DF8">
        <w:rPr>
          <w:sz w:val="20"/>
          <w:szCs w:val="20"/>
          <w:lang w:val="en-GB"/>
        </w:rPr>
        <w:t>delivery, achievement or realisation of any benefits directly or indirectly related to the Services which require implementation by you.</w:t>
      </w:r>
    </w:p>
    <w:p w14:paraId="5CF35D50" w14:textId="77777777" w:rsidR="00347F8C" w:rsidRPr="00233DF8" w:rsidRDefault="00347F8C" w:rsidP="004910D8">
      <w:pPr>
        <w:tabs>
          <w:tab w:val="left" w:pos="851"/>
          <w:tab w:val="left" w:pos="993"/>
        </w:tabs>
        <w:overflowPunct w:val="0"/>
        <w:autoSpaceDE w:val="0"/>
        <w:autoSpaceDN w:val="0"/>
        <w:adjustRightInd w:val="0"/>
        <w:spacing w:line="276" w:lineRule="auto"/>
        <w:ind w:left="425" w:hanging="425"/>
        <w:jc w:val="both"/>
        <w:textAlignment w:val="baseline"/>
        <w:rPr>
          <w:sz w:val="20"/>
          <w:szCs w:val="20"/>
          <w:lang w:val="en-GB"/>
        </w:rPr>
      </w:pPr>
    </w:p>
    <w:p w14:paraId="7F4FBBEC" w14:textId="041D2372"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commentRangeStart w:id="113"/>
      <w:commentRangeStart w:id="114"/>
      <w:r w:rsidRPr="00233DF8">
        <w:rPr>
          <w:rFonts w:ascii="Times New Roman" w:hAnsi="Times New Roman"/>
          <w:sz w:val="20"/>
          <w:szCs w:val="20"/>
        </w:rPr>
        <w:t xml:space="preserve">Where you require us or the nature of the Services is such that it is likely to be more efficient for us to perform work </w:t>
      </w:r>
      <w:commentRangeStart w:id="115"/>
      <w:commentRangeStart w:id="116"/>
      <w:commentRangeStart w:id="117"/>
      <w:r w:rsidRPr="00233DF8">
        <w:rPr>
          <w:rFonts w:ascii="Times New Roman" w:hAnsi="Times New Roman"/>
          <w:sz w:val="20"/>
          <w:szCs w:val="20"/>
        </w:rPr>
        <w:t>at</w:t>
      </w:r>
      <w:commentRangeEnd w:id="115"/>
      <w:r w:rsidR="000B366A" w:rsidRPr="00233DF8">
        <w:rPr>
          <w:rStyle w:val="CommentReference"/>
          <w:rFonts w:ascii="Times New Roman" w:eastAsia="Times New Roman" w:hAnsi="Times New Roman"/>
          <w:lang w:val="en-US"/>
        </w:rPr>
        <w:commentReference w:id="115"/>
      </w:r>
      <w:commentRangeEnd w:id="116"/>
      <w:r w:rsidR="003428A8" w:rsidRPr="00233DF8">
        <w:rPr>
          <w:rStyle w:val="CommentReference"/>
          <w:rFonts w:ascii="Times New Roman" w:eastAsia="Times New Roman" w:hAnsi="Times New Roman"/>
          <w:lang w:val="en-US"/>
        </w:rPr>
        <w:commentReference w:id="116"/>
      </w:r>
      <w:commentRangeEnd w:id="117"/>
      <w:r w:rsidR="00F0179A" w:rsidRPr="00233DF8">
        <w:rPr>
          <w:rStyle w:val="CommentReference"/>
          <w:rFonts w:ascii="Times New Roman" w:eastAsia="Times New Roman" w:hAnsi="Times New Roman"/>
          <w:lang w:val="en-US"/>
        </w:rPr>
        <w:commentReference w:id="117"/>
      </w:r>
      <w:r w:rsidRPr="00233DF8">
        <w:rPr>
          <w:rFonts w:ascii="Times New Roman" w:hAnsi="Times New Roman"/>
          <w:sz w:val="20"/>
          <w:szCs w:val="20"/>
        </w:rPr>
        <w:t xml:space="preserve"> your </w:t>
      </w:r>
      <w:r w:rsidRPr="00233DF8">
        <w:rPr>
          <w:rFonts w:ascii="Times New Roman" w:hAnsi="Times New Roman"/>
          <w:sz w:val="20"/>
          <w:szCs w:val="20"/>
        </w:rPr>
        <w:lastRenderedPageBreak/>
        <w:t>premises or using your computer systems or telephone networks, you shall ensure that all arrangements are made for access, security procedures, virus checks, facilities, licences or consents as may be required (without cost to us).</w:t>
      </w:r>
      <w:commentRangeEnd w:id="113"/>
      <w:r w:rsidR="00BD0AE9" w:rsidRPr="00233DF8">
        <w:rPr>
          <w:rStyle w:val="CommentReference"/>
          <w:rFonts w:ascii="Times New Roman" w:eastAsia="Times New Roman" w:hAnsi="Times New Roman"/>
          <w:lang w:val="en-US"/>
        </w:rPr>
        <w:commentReference w:id="113"/>
      </w:r>
      <w:commentRangeEnd w:id="114"/>
      <w:r w:rsidR="008416B7" w:rsidRPr="00233DF8">
        <w:rPr>
          <w:rStyle w:val="CommentReference"/>
          <w:rFonts w:ascii="Times New Roman" w:eastAsia="Times New Roman" w:hAnsi="Times New Roman"/>
          <w:lang w:val="en-US"/>
        </w:rPr>
        <w:commentReference w:id="114"/>
      </w:r>
    </w:p>
    <w:p w14:paraId="37804FEF" w14:textId="77777777" w:rsidR="004910D8" w:rsidRPr="00233DF8" w:rsidRDefault="004910D8" w:rsidP="004910D8">
      <w:pPr>
        <w:pStyle w:val="ListParagraph"/>
        <w:tabs>
          <w:tab w:val="left" w:pos="851"/>
        </w:tabs>
        <w:overflowPunct w:val="0"/>
        <w:autoSpaceDE w:val="0"/>
        <w:autoSpaceDN w:val="0"/>
        <w:adjustRightInd w:val="0"/>
        <w:ind w:left="360"/>
        <w:jc w:val="both"/>
        <w:textAlignment w:val="baseline"/>
        <w:rPr>
          <w:rFonts w:ascii="Times New Roman" w:hAnsi="Times New Roman"/>
          <w:sz w:val="20"/>
          <w:szCs w:val="20"/>
        </w:rPr>
      </w:pPr>
    </w:p>
    <w:p w14:paraId="7F9E5759" w14:textId="2CC860E7" w:rsidR="00347F8C" w:rsidRPr="00233DF8" w:rsidRDefault="00F94147"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Parties</w:t>
      </w:r>
      <w:r w:rsidR="00347F8C" w:rsidRPr="00233DF8">
        <w:rPr>
          <w:rFonts w:ascii="Times New Roman" w:hAnsi="Times New Roman"/>
          <w:sz w:val="20"/>
          <w:szCs w:val="20"/>
        </w:rPr>
        <w:t xml:space="preserve"> and </w:t>
      </w:r>
      <w:r w:rsidRPr="00233DF8">
        <w:rPr>
          <w:rFonts w:ascii="Times New Roman" w:hAnsi="Times New Roman"/>
          <w:sz w:val="20"/>
          <w:szCs w:val="20"/>
        </w:rPr>
        <w:t>its</w:t>
      </w:r>
      <w:r w:rsidR="00347F8C" w:rsidRPr="00233DF8">
        <w:rPr>
          <w:rFonts w:ascii="Times New Roman" w:hAnsi="Times New Roman"/>
          <w:sz w:val="20"/>
          <w:szCs w:val="20"/>
        </w:rPr>
        <w:t xml:space="preserve"> Affiliates, shall not, directly or indirectly, solicit the employment of any of </w:t>
      </w:r>
      <w:r w:rsidRPr="00233DF8">
        <w:rPr>
          <w:rFonts w:ascii="Times New Roman" w:hAnsi="Times New Roman"/>
          <w:sz w:val="20"/>
          <w:szCs w:val="20"/>
        </w:rPr>
        <w:t xml:space="preserve">the other </w:t>
      </w:r>
      <w:proofErr w:type="gramStart"/>
      <w:r w:rsidRPr="00233DF8">
        <w:rPr>
          <w:rFonts w:ascii="Times New Roman" w:hAnsi="Times New Roman"/>
          <w:sz w:val="20"/>
          <w:szCs w:val="20"/>
        </w:rPr>
        <w:t xml:space="preserve">Party’s </w:t>
      </w:r>
      <w:r w:rsidR="00347F8C" w:rsidRPr="00233DF8">
        <w:rPr>
          <w:rFonts w:ascii="Times New Roman" w:hAnsi="Times New Roman"/>
          <w:sz w:val="20"/>
          <w:szCs w:val="20"/>
        </w:rPr>
        <w:t xml:space="preserve"> partners</w:t>
      </w:r>
      <w:proofErr w:type="gramEnd"/>
      <w:r w:rsidR="00347F8C" w:rsidRPr="00233DF8">
        <w:rPr>
          <w:rFonts w:ascii="Times New Roman" w:hAnsi="Times New Roman"/>
          <w:sz w:val="20"/>
          <w:szCs w:val="20"/>
        </w:rPr>
        <w:t>, members, directors or employees</w:t>
      </w:r>
      <w:proofErr w:type="gramStart"/>
      <w:r w:rsidR="00347F8C" w:rsidRPr="00233DF8">
        <w:rPr>
          <w:rFonts w:ascii="Times New Roman" w:hAnsi="Times New Roman"/>
          <w:sz w:val="20"/>
          <w:szCs w:val="20"/>
        </w:rPr>
        <w:t>, as the case may be, involved</w:t>
      </w:r>
      <w:proofErr w:type="gramEnd"/>
      <w:r w:rsidR="00347F8C" w:rsidRPr="00233DF8">
        <w:rPr>
          <w:rFonts w:ascii="Times New Roman" w:hAnsi="Times New Roman"/>
          <w:sz w:val="20"/>
          <w:szCs w:val="20"/>
        </w:rPr>
        <w:t xml:space="preserve"> in performing the Services while the Services are being performed or for a period of eighteen months following their completion or following termination of the Services Contract. </w:t>
      </w:r>
      <w:r w:rsidR="00F0179A" w:rsidRPr="00233DF8">
        <w:rPr>
          <w:rFonts w:ascii="Times New Roman" w:hAnsi="Times New Roman"/>
          <w:sz w:val="20"/>
          <w:szCs w:val="20"/>
          <w:lang w:val="en-US"/>
        </w:rPr>
        <w:t xml:space="preserve">Notwithstanding the foregoing, this restriction shall not apply to any employee who independently solicits employment or who responds to indirect solicitations (such as general newspaper advertisements, employment agency referrals and internet postings) not specifically targeting such </w:t>
      </w:r>
      <w:proofErr w:type="gramStart"/>
      <w:r w:rsidR="00F0179A" w:rsidRPr="00233DF8">
        <w:rPr>
          <w:rFonts w:ascii="Times New Roman" w:hAnsi="Times New Roman"/>
          <w:sz w:val="20"/>
          <w:szCs w:val="20"/>
          <w:lang w:val="en-US"/>
        </w:rPr>
        <w:t>employee</w:t>
      </w:r>
      <w:proofErr w:type="gramEnd"/>
      <w:r w:rsidR="0096672E">
        <w:rPr>
          <w:rFonts w:ascii="Times New Roman" w:hAnsi="Times New Roman"/>
          <w:sz w:val="20"/>
          <w:szCs w:val="20"/>
          <w:lang w:val="en-US"/>
        </w:rPr>
        <w:t>.</w:t>
      </w:r>
    </w:p>
    <w:p w14:paraId="61066F71" w14:textId="77777777" w:rsidR="00347F8C" w:rsidRPr="00233DF8" w:rsidRDefault="00347F8C" w:rsidP="004910D8">
      <w:pPr>
        <w:tabs>
          <w:tab w:val="left" w:pos="284"/>
          <w:tab w:val="left" w:pos="851"/>
        </w:tabs>
        <w:overflowPunct w:val="0"/>
        <w:autoSpaceDE w:val="0"/>
        <w:autoSpaceDN w:val="0"/>
        <w:adjustRightInd w:val="0"/>
        <w:spacing w:line="276" w:lineRule="auto"/>
        <w:ind w:left="425" w:hanging="425"/>
        <w:jc w:val="both"/>
        <w:textAlignment w:val="baseline"/>
        <w:rPr>
          <w:b/>
          <w:sz w:val="20"/>
          <w:szCs w:val="20"/>
          <w:u w:val="single"/>
          <w:lang w:val="en-GB"/>
        </w:rPr>
      </w:pPr>
      <w:r w:rsidRPr="00233DF8">
        <w:rPr>
          <w:b/>
          <w:sz w:val="20"/>
          <w:szCs w:val="20"/>
          <w:u w:val="single"/>
          <w:lang w:val="en-GB"/>
        </w:rPr>
        <w:t>Information</w:t>
      </w:r>
    </w:p>
    <w:p w14:paraId="4EEE20AF" w14:textId="77777777" w:rsidR="00347F8C" w:rsidRPr="00233DF8" w:rsidRDefault="00347F8C" w:rsidP="004910D8">
      <w:pPr>
        <w:tabs>
          <w:tab w:val="left" w:pos="284"/>
          <w:tab w:val="left" w:pos="851"/>
        </w:tabs>
        <w:overflowPunct w:val="0"/>
        <w:autoSpaceDE w:val="0"/>
        <w:autoSpaceDN w:val="0"/>
        <w:adjustRightInd w:val="0"/>
        <w:spacing w:line="276" w:lineRule="auto"/>
        <w:ind w:left="425" w:hanging="425"/>
        <w:jc w:val="both"/>
        <w:textAlignment w:val="baseline"/>
        <w:rPr>
          <w:b/>
          <w:sz w:val="20"/>
          <w:szCs w:val="20"/>
          <w:lang w:val="en-GB"/>
        </w:rPr>
      </w:pPr>
    </w:p>
    <w:p w14:paraId="2068C33A" w14:textId="581EB0C2" w:rsidR="00347F8C" w:rsidRPr="00233DF8" w:rsidDel="00CC2077" w:rsidRDefault="00347F8C" w:rsidP="002D6579">
      <w:pPr>
        <w:pStyle w:val="ListParagraph"/>
        <w:numPr>
          <w:ilvl w:val="0"/>
          <w:numId w:val="14"/>
        </w:numPr>
        <w:tabs>
          <w:tab w:val="left" w:pos="851"/>
        </w:tabs>
        <w:overflowPunct w:val="0"/>
        <w:autoSpaceDE w:val="0"/>
        <w:autoSpaceDN w:val="0"/>
        <w:adjustRightInd w:val="0"/>
        <w:ind w:left="425" w:hanging="425"/>
        <w:jc w:val="both"/>
        <w:textAlignment w:val="baseline"/>
        <w:rPr>
          <w:del w:id="118" w:author="Dhrishti Parekh - Nuvama Group" w:date="2025-12-29T12:32:00Z" w16du:dateUtc="2025-12-29T07:02:00Z"/>
          <w:rFonts w:ascii="Times New Roman" w:hAnsi="Times New Roman"/>
          <w:sz w:val="20"/>
          <w:szCs w:val="20"/>
        </w:rPr>
      </w:pPr>
      <w:r w:rsidRPr="00233DF8">
        <w:rPr>
          <w:rFonts w:ascii="Times New Roman" w:hAnsi="Times New Roman"/>
          <w:sz w:val="20"/>
          <w:szCs w:val="20"/>
        </w:rPr>
        <w:t>To enable us to perform the Services, you shall supply promptly all information and assistance and all access to documentation in your possession, custody or under your control and provide access to the management and staff of your organization where required by us</w:t>
      </w:r>
      <w:r w:rsidR="00F94147" w:rsidRPr="00233DF8">
        <w:rPr>
          <w:rFonts w:ascii="Times New Roman" w:hAnsi="Times New Roman"/>
          <w:sz w:val="20"/>
          <w:szCs w:val="20"/>
        </w:rPr>
        <w:t>, limited to the extent of performing the Services</w:t>
      </w:r>
      <w:r w:rsidRPr="00233DF8">
        <w:rPr>
          <w:rFonts w:ascii="Times New Roman" w:hAnsi="Times New Roman"/>
          <w:sz w:val="20"/>
          <w:szCs w:val="20"/>
        </w:rPr>
        <w:t xml:space="preserve">. </w:t>
      </w:r>
    </w:p>
    <w:p w14:paraId="6E163FE4" w14:textId="77777777" w:rsidR="00347F8C" w:rsidRPr="00233DF8" w:rsidRDefault="00347F8C" w:rsidP="002D6579">
      <w:pPr>
        <w:pStyle w:val="ListParagraph"/>
        <w:numPr>
          <w:ilvl w:val="0"/>
          <w:numId w:val="14"/>
        </w:numPr>
        <w:tabs>
          <w:tab w:val="left" w:pos="851"/>
        </w:tabs>
        <w:overflowPunct w:val="0"/>
        <w:autoSpaceDE w:val="0"/>
        <w:autoSpaceDN w:val="0"/>
        <w:adjustRightInd w:val="0"/>
        <w:ind w:left="425" w:hanging="425"/>
        <w:jc w:val="both"/>
        <w:textAlignment w:val="baseline"/>
        <w:rPr>
          <w:rFonts w:ascii="Times New Roman" w:hAnsi="Times New Roman"/>
          <w:sz w:val="20"/>
          <w:szCs w:val="20"/>
        </w:rPr>
      </w:pPr>
    </w:p>
    <w:p w14:paraId="669DF407" w14:textId="4648A28F"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We may rely on any instructions or requests made or notices given or information supplied, whether orally or in writing, </w:t>
      </w:r>
      <w:commentRangeStart w:id="119"/>
      <w:commentRangeStart w:id="120"/>
      <w:r w:rsidRPr="00233DF8">
        <w:rPr>
          <w:rFonts w:ascii="Times New Roman" w:hAnsi="Times New Roman"/>
          <w:sz w:val="20"/>
          <w:szCs w:val="20"/>
        </w:rPr>
        <w:t xml:space="preserve">by any person </w:t>
      </w:r>
      <w:commentRangeEnd w:id="119"/>
      <w:r w:rsidR="00055307" w:rsidRPr="00233DF8">
        <w:rPr>
          <w:rStyle w:val="CommentReference"/>
          <w:rFonts w:ascii="Times New Roman" w:eastAsia="Times New Roman" w:hAnsi="Times New Roman"/>
          <w:lang w:val="en-US"/>
        </w:rPr>
        <w:commentReference w:id="119"/>
      </w:r>
      <w:commentRangeEnd w:id="120"/>
      <w:r w:rsidR="008416B7" w:rsidRPr="00233DF8">
        <w:rPr>
          <w:rStyle w:val="CommentReference"/>
          <w:rFonts w:ascii="Times New Roman" w:eastAsia="Times New Roman" w:hAnsi="Times New Roman"/>
          <w:lang w:val="en-US"/>
        </w:rPr>
        <w:commentReference w:id="120"/>
      </w:r>
      <w:r w:rsidRPr="00233DF8">
        <w:rPr>
          <w:rFonts w:ascii="Times New Roman" w:hAnsi="Times New Roman"/>
          <w:sz w:val="20"/>
          <w:szCs w:val="20"/>
        </w:rPr>
        <w:t xml:space="preserve">whom we know to be or reasonably believe to be authorised by you to communicate with us for such purposes.  We may communicate with you by electronic mail on the basis that in consenting to this method of communication you accept the inherent risks (including the security risks of delay, alteration or interception of or unauthorised access to such communications, the risks of corruption of such communications and the risks of </w:t>
      </w:r>
      <w:r w:rsidRPr="00233DF8">
        <w:rPr>
          <w:rFonts w:ascii="Times New Roman" w:hAnsi="Times New Roman"/>
          <w:sz w:val="20"/>
          <w:szCs w:val="20"/>
        </w:rPr>
        <w:t xml:space="preserve">viruses or other harmful devices) and that you shall perform virus checks.  </w:t>
      </w:r>
    </w:p>
    <w:p w14:paraId="6DC9F2A1" w14:textId="77777777" w:rsidR="004910D8" w:rsidRPr="00233DF8" w:rsidRDefault="004910D8" w:rsidP="004910D8">
      <w:pPr>
        <w:pStyle w:val="ListParagraph"/>
        <w:tabs>
          <w:tab w:val="left" w:pos="851"/>
        </w:tabs>
        <w:overflowPunct w:val="0"/>
        <w:autoSpaceDE w:val="0"/>
        <w:autoSpaceDN w:val="0"/>
        <w:adjustRightInd w:val="0"/>
        <w:ind w:left="360"/>
        <w:jc w:val="both"/>
        <w:textAlignment w:val="baseline"/>
        <w:rPr>
          <w:rFonts w:ascii="Times New Roman" w:hAnsi="Times New Roman"/>
          <w:sz w:val="20"/>
          <w:szCs w:val="20"/>
        </w:rPr>
      </w:pPr>
    </w:p>
    <w:p w14:paraId="3ECFF118" w14:textId="141AD237"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We may receive information from you </w:t>
      </w:r>
      <w:proofErr w:type="gramStart"/>
      <w:r w:rsidRPr="00233DF8">
        <w:rPr>
          <w:rFonts w:ascii="Times New Roman" w:hAnsi="Times New Roman"/>
          <w:sz w:val="20"/>
          <w:szCs w:val="20"/>
        </w:rPr>
        <w:t>in the course of</w:t>
      </w:r>
      <w:proofErr w:type="gramEnd"/>
      <w:r w:rsidRPr="00233DF8">
        <w:rPr>
          <w:rFonts w:ascii="Times New Roman" w:hAnsi="Times New Roman"/>
          <w:sz w:val="20"/>
          <w:szCs w:val="20"/>
        </w:rPr>
        <w:t xml:space="preserve"> delivering the Services.</w:t>
      </w:r>
    </w:p>
    <w:p w14:paraId="528626AB" w14:textId="77777777" w:rsidR="004910D8" w:rsidRPr="00233DF8" w:rsidRDefault="004910D8" w:rsidP="004910D8">
      <w:pPr>
        <w:pStyle w:val="ListParagraph"/>
        <w:tabs>
          <w:tab w:val="left" w:pos="284"/>
        </w:tabs>
        <w:overflowPunct w:val="0"/>
        <w:autoSpaceDE w:val="0"/>
        <w:autoSpaceDN w:val="0"/>
        <w:adjustRightInd w:val="0"/>
        <w:ind w:left="360"/>
        <w:jc w:val="both"/>
        <w:textAlignment w:val="baseline"/>
        <w:rPr>
          <w:rFonts w:ascii="Times New Roman" w:hAnsi="Times New Roman"/>
          <w:sz w:val="20"/>
          <w:szCs w:val="20"/>
        </w:rPr>
      </w:pPr>
    </w:p>
    <w:p w14:paraId="07FF0E31" w14:textId="537AF9E2" w:rsidR="00347F8C" w:rsidRPr="00233DF8" w:rsidRDefault="00055307" w:rsidP="008247A2">
      <w:pPr>
        <w:pStyle w:val="ListParagraph"/>
        <w:numPr>
          <w:ilvl w:val="0"/>
          <w:numId w:val="14"/>
        </w:numPr>
        <w:tabs>
          <w:tab w:val="left" w:pos="284"/>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lang w:val="en-US"/>
        </w:rPr>
        <w:t>Each party agrees that all information it provides or discloses to the other party in connection with the Services, whether by that party or any third party nominated by it, is and will be true, accurate, complete, and not misleading in any material respect. Neither party shall be liable to the other for any loss or damage suffered by the other party arising from fraud, misrepresentation, withholding of material information, or other default relating to such information, where such default is attributable to the party that suffered the loss (or its information sources). Upon reasonable request, each party agrees to provide written confirmations concerning the information and representations it has provided in connection with the Services.</w:t>
      </w:r>
      <w:r w:rsidR="00347F8C" w:rsidRPr="00233DF8">
        <w:rPr>
          <w:rFonts w:ascii="Times New Roman" w:hAnsi="Times New Roman"/>
          <w:sz w:val="20"/>
          <w:szCs w:val="20"/>
        </w:rPr>
        <w:t>You agree that all information provided or disclosed to us whether by you or by any party nominated by you is or will be true, accurate, complete and not misleading in any respect. We shall not be liable to you for any loss or damage suffered by you arising from fraud, misrepresentation, withholding of information material to the Services or other default relating to such material information, whether on your part or that of the other information sources. You agree to provide written confirmations concerning information provided to us and representations made to us in connection with our Services.</w:t>
      </w:r>
    </w:p>
    <w:p w14:paraId="71B0716D" w14:textId="77777777" w:rsidR="00347F8C" w:rsidRPr="00233DF8" w:rsidRDefault="00347F8C" w:rsidP="004910D8">
      <w:pPr>
        <w:tabs>
          <w:tab w:val="left" w:pos="284"/>
          <w:tab w:val="left" w:pos="851"/>
        </w:tabs>
        <w:overflowPunct w:val="0"/>
        <w:autoSpaceDE w:val="0"/>
        <w:autoSpaceDN w:val="0"/>
        <w:adjustRightInd w:val="0"/>
        <w:spacing w:line="276" w:lineRule="auto"/>
        <w:ind w:left="425" w:hanging="425"/>
        <w:jc w:val="both"/>
        <w:textAlignment w:val="baseline"/>
        <w:rPr>
          <w:sz w:val="20"/>
          <w:szCs w:val="20"/>
          <w:lang w:val="en-GB"/>
        </w:rPr>
      </w:pPr>
      <w:r w:rsidRPr="00233DF8">
        <w:rPr>
          <w:b/>
          <w:sz w:val="20"/>
          <w:szCs w:val="20"/>
          <w:u w:val="single"/>
          <w:lang w:val="en-GB"/>
        </w:rPr>
        <w:t>Knowledge and conflicts</w:t>
      </w:r>
    </w:p>
    <w:p w14:paraId="18FC67BF" w14:textId="77777777" w:rsidR="00347F8C" w:rsidRPr="00233DF8" w:rsidRDefault="00347F8C" w:rsidP="004910D8">
      <w:p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2624DBB0" w14:textId="6D108C16"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In this clause and in clauses 2</w:t>
      </w:r>
      <w:r w:rsidR="004910D8" w:rsidRPr="00233DF8">
        <w:rPr>
          <w:rFonts w:ascii="Times New Roman" w:hAnsi="Times New Roman"/>
          <w:sz w:val="20"/>
          <w:szCs w:val="20"/>
        </w:rPr>
        <w:t>9</w:t>
      </w:r>
      <w:r w:rsidRPr="00233DF8">
        <w:rPr>
          <w:rFonts w:ascii="Times New Roman" w:hAnsi="Times New Roman"/>
          <w:sz w:val="20"/>
          <w:szCs w:val="20"/>
        </w:rPr>
        <w:t xml:space="preserve"> and </w:t>
      </w:r>
      <w:r w:rsidR="004910D8" w:rsidRPr="00233DF8">
        <w:rPr>
          <w:rFonts w:ascii="Times New Roman" w:hAnsi="Times New Roman"/>
          <w:sz w:val="20"/>
          <w:szCs w:val="20"/>
        </w:rPr>
        <w:t>30</w:t>
      </w:r>
      <w:r w:rsidRPr="00233DF8">
        <w:rPr>
          <w:rFonts w:ascii="Times New Roman" w:hAnsi="Times New Roman"/>
          <w:sz w:val="20"/>
          <w:szCs w:val="20"/>
        </w:rPr>
        <w:t>, the following definitions shall apply:</w:t>
      </w:r>
    </w:p>
    <w:p w14:paraId="6F0CA57C" w14:textId="77777777" w:rsidR="00347F8C" w:rsidRPr="00233DF8" w:rsidRDefault="00347F8C" w:rsidP="004910D8">
      <w:p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533568E0" w14:textId="77777777" w:rsidR="00347F8C" w:rsidRPr="00233DF8" w:rsidRDefault="00347F8C" w:rsidP="008247A2">
      <w:pPr>
        <w:numPr>
          <w:ilvl w:val="0"/>
          <w:numId w:val="9"/>
        </w:numPr>
        <w:tabs>
          <w:tab w:val="left" w:pos="851"/>
        </w:tabs>
        <w:overflowPunct w:val="0"/>
        <w:autoSpaceDE w:val="0"/>
        <w:autoSpaceDN w:val="0"/>
        <w:adjustRightInd w:val="0"/>
        <w:spacing w:line="276" w:lineRule="auto"/>
        <w:ind w:left="851" w:hanging="425"/>
        <w:jc w:val="both"/>
        <w:textAlignment w:val="baseline"/>
        <w:rPr>
          <w:sz w:val="20"/>
          <w:szCs w:val="20"/>
          <w:lang w:val="en-GB"/>
        </w:rPr>
      </w:pPr>
      <w:r w:rsidRPr="00233DF8">
        <w:rPr>
          <w:sz w:val="20"/>
          <w:szCs w:val="20"/>
          <w:lang w:val="en-GB"/>
        </w:rPr>
        <w:t>“</w:t>
      </w:r>
      <w:proofErr w:type="gramStart"/>
      <w:r w:rsidRPr="00233DF8">
        <w:rPr>
          <w:b/>
          <w:sz w:val="20"/>
          <w:szCs w:val="20"/>
          <w:lang w:val="en-GB"/>
        </w:rPr>
        <w:t>the</w:t>
      </w:r>
      <w:proofErr w:type="gramEnd"/>
      <w:r w:rsidRPr="00233DF8">
        <w:rPr>
          <w:b/>
          <w:sz w:val="20"/>
          <w:szCs w:val="20"/>
          <w:lang w:val="en-GB"/>
        </w:rPr>
        <w:t xml:space="preserve"> Engagement Team</w:t>
      </w:r>
      <w:r w:rsidRPr="00233DF8">
        <w:rPr>
          <w:sz w:val="20"/>
          <w:szCs w:val="20"/>
          <w:lang w:val="en-GB"/>
        </w:rPr>
        <w:t xml:space="preserve">” shall mean, collectively or individually, Protiviti </w:t>
      </w:r>
      <w:r w:rsidRPr="00233DF8">
        <w:rPr>
          <w:sz w:val="20"/>
          <w:szCs w:val="20"/>
          <w:lang w:val="en-GB"/>
        </w:rPr>
        <w:lastRenderedPageBreak/>
        <w:t xml:space="preserve">Persons who is or are involved in delivering the Services, </w:t>
      </w:r>
    </w:p>
    <w:p w14:paraId="430549B1" w14:textId="77777777" w:rsidR="00347F8C" w:rsidRPr="00233DF8" w:rsidRDefault="00347F8C" w:rsidP="004910D8">
      <w:pPr>
        <w:tabs>
          <w:tab w:val="left" w:pos="851"/>
        </w:tabs>
        <w:overflowPunct w:val="0"/>
        <w:autoSpaceDE w:val="0"/>
        <w:autoSpaceDN w:val="0"/>
        <w:adjustRightInd w:val="0"/>
        <w:spacing w:line="276" w:lineRule="auto"/>
        <w:ind w:left="426"/>
        <w:jc w:val="both"/>
        <w:textAlignment w:val="baseline"/>
        <w:rPr>
          <w:sz w:val="20"/>
          <w:szCs w:val="20"/>
          <w:lang w:val="en-GB"/>
        </w:rPr>
      </w:pPr>
    </w:p>
    <w:p w14:paraId="3CE8EFDB" w14:textId="77777777" w:rsidR="00347F8C" w:rsidRPr="00233DF8" w:rsidRDefault="00347F8C" w:rsidP="008247A2">
      <w:pPr>
        <w:numPr>
          <w:ilvl w:val="0"/>
          <w:numId w:val="9"/>
        </w:numPr>
        <w:tabs>
          <w:tab w:val="left" w:pos="851"/>
        </w:tabs>
        <w:overflowPunct w:val="0"/>
        <w:autoSpaceDE w:val="0"/>
        <w:autoSpaceDN w:val="0"/>
        <w:adjustRightInd w:val="0"/>
        <w:spacing w:line="276" w:lineRule="auto"/>
        <w:ind w:left="851" w:hanging="425"/>
        <w:jc w:val="both"/>
        <w:textAlignment w:val="baseline"/>
        <w:rPr>
          <w:sz w:val="20"/>
          <w:szCs w:val="20"/>
          <w:lang w:val="en-GB"/>
        </w:rPr>
      </w:pPr>
      <w:r w:rsidRPr="00233DF8">
        <w:rPr>
          <w:sz w:val="20"/>
          <w:szCs w:val="20"/>
          <w:lang w:val="en-GB"/>
        </w:rPr>
        <w:t>“</w:t>
      </w:r>
      <w:r w:rsidRPr="00233DF8">
        <w:rPr>
          <w:b/>
          <w:sz w:val="20"/>
          <w:szCs w:val="20"/>
          <w:lang w:val="en-GB"/>
        </w:rPr>
        <w:t>Colleagues</w:t>
      </w:r>
      <w:r w:rsidRPr="00233DF8">
        <w:rPr>
          <w:sz w:val="20"/>
          <w:szCs w:val="20"/>
          <w:lang w:val="en-GB"/>
        </w:rPr>
        <w:t>” or “</w:t>
      </w:r>
      <w:r w:rsidRPr="00233DF8">
        <w:rPr>
          <w:b/>
          <w:sz w:val="20"/>
          <w:szCs w:val="20"/>
          <w:lang w:val="en-GB"/>
        </w:rPr>
        <w:t>a Colleague</w:t>
      </w:r>
      <w:r w:rsidRPr="00233DF8">
        <w:rPr>
          <w:sz w:val="20"/>
          <w:szCs w:val="20"/>
          <w:lang w:val="en-GB"/>
        </w:rPr>
        <w:t>” shall mean, collectively or individually, Protiviti Persons who are not members of the Engagement Team.</w:t>
      </w:r>
    </w:p>
    <w:p w14:paraId="4F467541" w14:textId="77777777" w:rsidR="00347F8C" w:rsidRPr="00233DF8" w:rsidRDefault="00347F8C" w:rsidP="004910D8">
      <w:pPr>
        <w:tabs>
          <w:tab w:val="left" w:pos="851"/>
        </w:tabs>
        <w:overflowPunct w:val="0"/>
        <w:autoSpaceDE w:val="0"/>
        <w:autoSpaceDN w:val="0"/>
        <w:adjustRightInd w:val="0"/>
        <w:spacing w:line="276" w:lineRule="auto"/>
        <w:jc w:val="both"/>
        <w:textAlignment w:val="baseline"/>
        <w:rPr>
          <w:sz w:val="20"/>
          <w:szCs w:val="20"/>
          <w:lang w:val="en-GB"/>
        </w:rPr>
      </w:pPr>
    </w:p>
    <w:p w14:paraId="5D0D3081" w14:textId="1953197C"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The Engagement Team shall not be required, expected or deemed to have knowledge of any information known to Colleagues which is not known to the Engagement Team or be required to obtain such information from Colleagues.</w:t>
      </w:r>
    </w:p>
    <w:p w14:paraId="5C36090A" w14:textId="77777777" w:rsidR="004910D8" w:rsidRPr="00233DF8" w:rsidRDefault="004910D8" w:rsidP="004910D8">
      <w:pPr>
        <w:pStyle w:val="ListParagraph"/>
        <w:tabs>
          <w:tab w:val="left" w:pos="851"/>
        </w:tabs>
        <w:overflowPunct w:val="0"/>
        <w:autoSpaceDE w:val="0"/>
        <w:autoSpaceDN w:val="0"/>
        <w:adjustRightInd w:val="0"/>
        <w:ind w:left="360"/>
        <w:jc w:val="both"/>
        <w:textAlignment w:val="baseline"/>
        <w:rPr>
          <w:rFonts w:ascii="Times New Roman" w:hAnsi="Times New Roman"/>
          <w:sz w:val="20"/>
          <w:szCs w:val="20"/>
        </w:rPr>
      </w:pPr>
    </w:p>
    <w:p w14:paraId="59012ADB" w14:textId="7F863F44"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The Engagement Team shall not be required to make use of or to disclose to you any information, whether known to them personally or known to Colleagues, which is confidential to another client. </w:t>
      </w:r>
    </w:p>
    <w:p w14:paraId="1CD5E6F5" w14:textId="77777777" w:rsidR="00347F8C" w:rsidRPr="00233DF8" w:rsidRDefault="00347F8C" w:rsidP="004910D8">
      <w:pPr>
        <w:numPr>
          <w:ilvl w:val="12"/>
          <w:numId w:val="0"/>
        </w:numPr>
        <w:tabs>
          <w:tab w:val="left" w:pos="284"/>
          <w:tab w:val="left" w:pos="851"/>
        </w:tabs>
        <w:overflowPunct w:val="0"/>
        <w:autoSpaceDE w:val="0"/>
        <w:autoSpaceDN w:val="0"/>
        <w:adjustRightInd w:val="0"/>
        <w:spacing w:line="276" w:lineRule="auto"/>
        <w:ind w:left="425" w:hanging="425"/>
        <w:jc w:val="both"/>
        <w:textAlignment w:val="baseline"/>
        <w:rPr>
          <w:b/>
          <w:sz w:val="20"/>
          <w:szCs w:val="20"/>
          <w:u w:val="single"/>
          <w:lang w:val="en-GB"/>
        </w:rPr>
      </w:pPr>
    </w:p>
    <w:p w14:paraId="5509FED9" w14:textId="77777777" w:rsidR="00347F8C" w:rsidRPr="00233DF8" w:rsidRDefault="00347F8C" w:rsidP="004910D8">
      <w:pPr>
        <w:numPr>
          <w:ilvl w:val="12"/>
          <w:numId w:val="0"/>
        </w:numPr>
        <w:tabs>
          <w:tab w:val="left" w:pos="284"/>
          <w:tab w:val="left" w:pos="851"/>
        </w:tabs>
        <w:overflowPunct w:val="0"/>
        <w:autoSpaceDE w:val="0"/>
        <w:autoSpaceDN w:val="0"/>
        <w:adjustRightInd w:val="0"/>
        <w:spacing w:line="276" w:lineRule="auto"/>
        <w:jc w:val="both"/>
        <w:textAlignment w:val="baseline"/>
        <w:rPr>
          <w:sz w:val="20"/>
          <w:szCs w:val="20"/>
          <w:lang w:val="en-GB"/>
        </w:rPr>
      </w:pPr>
      <w:r w:rsidRPr="00233DF8">
        <w:rPr>
          <w:b/>
          <w:sz w:val="20"/>
          <w:szCs w:val="20"/>
          <w:u w:val="single"/>
          <w:lang w:val="en-GB"/>
        </w:rPr>
        <w:t>Third party rights</w:t>
      </w:r>
    </w:p>
    <w:p w14:paraId="7B82AD5C"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5F419D27" w14:textId="53C05E62"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The Services Contract shall not create or give rise to, nor shall it be intended to create or give rise to, any </w:t>
      </w:r>
      <w:proofErr w:type="gramStart"/>
      <w:r w:rsidRPr="00233DF8">
        <w:rPr>
          <w:rFonts w:ascii="Times New Roman" w:hAnsi="Times New Roman"/>
          <w:sz w:val="20"/>
          <w:szCs w:val="20"/>
        </w:rPr>
        <w:t>third party</w:t>
      </w:r>
      <w:proofErr w:type="gramEnd"/>
      <w:r w:rsidRPr="00233DF8">
        <w:rPr>
          <w:rFonts w:ascii="Times New Roman" w:hAnsi="Times New Roman"/>
          <w:sz w:val="20"/>
          <w:szCs w:val="20"/>
        </w:rPr>
        <w:t xml:space="preserve"> rights.  No third party shall have any right to enforce or rely on any provision of the Services Contract which does or may confer any right or benefit on any third party, directly or indirectly, expressly or impliedly. The application of any legislation giving to or conferring on third parties contractual or other rights in connection with the Services Contract shall be excluded.  No Protiviti Person shall be deemed to be a third party for the purposes of this clause.</w:t>
      </w:r>
    </w:p>
    <w:p w14:paraId="7336CF62" w14:textId="77777777" w:rsidR="00347F8C" w:rsidRPr="00233DF8" w:rsidRDefault="00347F8C" w:rsidP="004910D8">
      <w:pPr>
        <w:numPr>
          <w:ilvl w:val="12"/>
          <w:numId w:val="0"/>
        </w:numPr>
        <w:tabs>
          <w:tab w:val="left" w:pos="284"/>
          <w:tab w:val="left" w:pos="851"/>
        </w:tabs>
        <w:overflowPunct w:val="0"/>
        <w:autoSpaceDE w:val="0"/>
        <w:autoSpaceDN w:val="0"/>
        <w:adjustRightInd w:val="0"/>
        <w:spacing w:line="276" w:lineRule="auto"/>
        <w:ind w:left="425" w:hanging="425"/>
        <w:jc w:val="both"/>
        <w:textAlignment w:val="baseline"/>
        <w:rPr>
          <w:b/>
          <w:sz w:val="20"/>
          <w:szCs w:val="20"/>
          <w:u w:val="single"/>
          <w:lang w:val="en-GB"/>
        </w:rPr>
      </w:pPr>
    </w:p>
    <w:p w14:paraId="18BEEA39" w14:textId="77777777" w:rsidR="00347F8C" w:rsidRPr="00233DF8" w:rsidRDefault="00347F8C" w:rsidP="004910D8">
      <w:pPr>
        <w:numPr>
          <w:ilvl w:val="12"/>
          <w:numId w:val="0"/>
        </w:numPr>
        <w:tabs>
          <w:tab w:val="left" w:pos="284"/>
          <w:tab w:val="left" w:pos="851"/>
        </w:tabs>
        <w:overflowPunct w:val="0"/>
        <w:autoSpaceDE w:val="0"/>
        <w:autoSpaceDN w:val="0"/>
        <w:adjustRightInd w:val="0"/>
        <w:spacing w:line="276" w:lineRule="auto"/>
        <w:jc w:val="both"/>
        <w:textAlignment w:val="baseline"/>
        <w:rPr>
          <w:b/>
          <w:sz w:val="20"/>
          <w:szCs w:val="20"/>
          <w:lang w:val="en-GB"/>
        </w:rPr>
      </w:pPr>
      <w:r w:rsidRPr="00233DF8">
        <w:rPr>
          <w:b/>
          <w:sz w:val="20"/>
          <w:szCs w:val="20"/>
          <w:u w:val="single"/>
          <w:lang w:val="en-GB"/>
        </w:rPr>
        <w:t>Force majeure</w:t>
      </w:r>
    </w:p>
    <w:p w14:paraId="6F2C5DDA"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14196989" w14:textId="7129814F"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Neither of us shall be in breach of our contractual obligations nor shall either of us incur any liability to the other if we or you are unable to comply with the Services Contract as a result of any cause beyond our or your reasonable control, including but not limited to, fire, flood, earthquake, natural disasters or other acts of God, terrorist acts, </w:t>
      </w:r>
      <w:r w:rsidRPr="00233DF8">
        <w:rPr>
          <w:rFonts w:ascii="Times New Roman" w:hAnsi="Times New Roman"/>
          <w:sz w:val="20"/>
          <w:szCs w:val="20"/>
        </w:rPr>
        <w:t>riots, civil disorders, government action or the like. In the event of any such occurrence affecting one of us, that one shall be obliged as soon as reasonably practicable to notify the other, who shall have the option of suspending or terminating the operation of the Services Contract on notice taking effect immediately on delivery.</w:t>
      </w:r>
    </w:p>
    <w:p w14:paraId="2DF271A1" w14:textId="77777777" w:rsidR="00347F8C" w:rsidRPr="00233DF8" w:rsidRDefault="00347F8C" w:rsidP="004910D8">
      <w:pPr>
        <w:numPr>
          <w:ilvl w:val="12"/>
          <w:numId w:val="0"/>
        </w:numPr>
        <w:tabs>
          <w:tab w:val="left" w:pos="284"/>
          <w:tab w:val="left" w:pos="851"/>
        </w:tabs>
        <w:overflowPunct w:val="0"/>
        <w:autoSpaceDE w:val="0"/>
        <w:autoSpaceDN w:val="0"/>
        <w:adjustRightInd w:val="0"/>
        <w:spacing w:line="276" w:lineRule="auto"/>
        <w:ind w:left="425" w:hanging="425"/>
        <w:jc w:val="both"/>
        <w:textAlignment w:val="baseline"/>
        <w:rPr>
          <w:b/>
          <w:sz w:val="20"/>
          <w:szCs w:val="20"/>
          <w:u w:val="single"/>
          <w:lang w:val="en-GB"/>
        </w:rPr>
      </w:pPr>
    </w:p>
    <w:p w14:paraId="48FE048E" w14:textId="77777777" w:rsidR="00347F8C" w:rsidRPr="00233DF8" w:rsidRDefault="00347F8C" w:rsidP="004910D8">
      <w:pPr>
        <w:numPr>
          <w:ilvl w:val="12"/>
          <w:numId w:val="0"/>
        </w:numPr>
        <w:tabs>
          <w:tab w:val="left" w:pos="284"/>
          <w:tab w:val="left" w:pos="851"/>
        </w:tabs>
        <w:overflowPunct w:val="0"/>
        <w:autoSpaceDE w:val="0"/>
        <w:autoSpaceDN w:val="0"/>
        <w:adjustRightInd w:val="0"/>
        <w:spacing w:line="276" w:lineRule="auto"/>
        <w:ind w:left="425" w:hanging="425"/>
        <w:jc w:val="both"/>
        <w:textAlignment w:val="baseline"/>
        <w:rPr>
          <w:sz w:val="20"/>
          <w:szCs w:val="20"/>
          <w:lang w:val="en-GB"/>
        </w:rPr>
      </w:pPr>
      <w:r w:rsidRPr="00233DF8">
        <w:rPr>
          <w:b/>
          <w:sz w:val="20"/>
          <w:szCs w:val="20"/>
          <w:u w:val="single"/>
          <w:lang w:val="en-GB"/>
        </w:rPr>
        <w:t>Waiver, assignment and sub-contractors</w:t>
      </w:r>
    </w:p>
    <w:p w14:paraId="540197F9"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5C3003DF" w14:textId="27EDD0AE"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Failure by any one of us to exercise or enforce any rights available to us shall not amount to a waiver of any rights available to either of us.</w:t>
      </w:r>
    </w:p>
    <w:p w14:paraId="7F179B65" w14:textId="77777777" w:rsidR="004910D8" w:rsidRPr="00233DF8" w:rsidRDefault="004910D8" w:rsidP="004910D8">
      <w:pPr>
        <w:pStyle w:val="ListParagraph"/>
        <w:tabs>
          <w:tab w:val="left" w:pos="851"/>
        </w:tabs>
        <w:overflowPunct w:val="0"/>
        <w:autoSpaceDE w:val="0"/>
        <w:autoSpaceDN w:val="0"/>
        <w:adjustRightInd w:val="0"/>
        <w:ind w:left="360"/>
        <w:jc w:val="both"/>
        <w:textAlignment w:val="baseline"/>
        <w:rPr>
          <w:rFonts w:ascii="Times New Roman" w:hAnsi="Times New Roman"/>
          <w:sz w:val="20"/>
          <w:szCs w:val="20"/>
        </w:rPr>
      </w:pPr>
    </w:p>
    <w:p w14:paraId="28CCF60C" w14:textId="536926F9" w:rsidR="004910D8" w:rsidRDefault="003E0EBC" w:rsidP="00A80FAF">
      <w:pPr>
        <w:pStyle w:val="ListParagraph"/>
        <w:tabs>
          <w:tab w:val="left" w:pos="851"/>
        </w:tabs>
        <w:overflowPunct w:val="0"/>
        <w:autoSpaceDE w:val="0"/>
        <w:autoSpaceDN w:val="0"/>
        <w:adjustRightInd w:val="0"/>
        <w:jc w:val="both"/>
        <w:textAlignment w:val="baseline"/>
        <w:rPr>
          <w:rFonts w:ascii="Times New Roman" w:hAnsi="Times New Roman"/>
          <w:sz w:val="20"/>
          <w:szCs w:val="20"/>
          <w:lang w:val="en-US"/>
        </w:rPr>
      </w:pPr>
      <w:r w:rsidRPr="00233DF8">
        <w:rPr>
          <w:rFonts w:ascii="Times New Roman" w:hAnsi="Times New Roman"/>
          <w:sz w:val="20"/>
          <w:szCs w:val="20"/>
          <w:lang w:val="en-US"/>
        </w:rPr>
        <w:t xml:space="preserve">Neither Party shall have the right to assign the benefit (or transfer the burden) of this Services Contract to another party without the written </w:t>
      </w:r>
      <w:r w:rsidR="00A80FAF">
        <w:rPr>
          <w:rFonts w:ascii="Times New Roman" w:hAnsi="Times New Roman"/>
          <w:sz w:val="20"/>
          <w:szCs w:val="20"/>
          <w:lang w:val="en-US"/>
        </w:rPr>
        <w:t>intimation</w:t>
      </w:r>
      <w:r w:rsidRPr="00233DF8">
        <w:rPr>
          <w:rFonts w:ascii="Times New Roman" w:hAnsi="Times New Roman"/>
          <w:sz w:val="20"/>
          <w:szCs w:val="20"/>
          <w:lang w:val="en-US"/>
        </w:rPr>
        <w:t xml:space="preserve"> of the other Party.</w:t>
      </w:r>
    </w:p>
    <w:p w14:paraId="69271663" w14:textId="77777777" w:rsidR="00A80FAF" w:rsidRPr="00233DF8" w:rsidRDefault="00A80FAF" w:rsidP="00A80FAF">
      <w:pPr>
        <w:pStyle w:val="ListParagraph"/>
        <w:tabs>
          <w:tab w:val="left" w:pos="851"/>
        </w:tabs>
        <w:overflowPunct w:val="0"/>
        <w:autoSpaceDE w:val="0"/>
        <w:autoSpaceDN w:val="0"/>
        <w:adjustRightInd w:val="0"/>
        <w:jc w:val="both"/>
        <w:textAlignment w:val="baseline"/>
        <w:rPr>
          <w:rFonts w:ascii="Times New Roman" w:hAnsi="Times New Roman"/>
          <w:sz w:val="20"/>
          <w:szCs w:val="20"/>
        </w:rPr>
      </w:pPr>
    </w:p>
    <w:p w14:paraId="273A39CF" w14:textId="2EDB2952"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We shall have the right to appoint sub-contractors to assist us in delivering the </w:t>
      </w:r>
      <w:proofErr w:type="gramStart"/>
      <w:r w:rsidRPr="00233DF8">
        <w:rPr>
          <w:rFonts w:ascii="Times New Roman" w:hAnsi="Times New Roman"/>
          <w:sz w:val="20"/>
          <w:szCs w:val="20"/>
        </w:rPr>
        <w:t>Services</w:t>
      </w:r>
      <w:proofErr w:type="gramEnd"/>
      <w:r w:rsidRPr="00233DF8">
        <w:rPr>
          <w:rFonts w:ascii="Times New Roman" w:hAnsi="Times New Roman"/>
          <w:sz w:val="20"/>
          <w:szCs w:val="20"/>
        </w:rPr>
        <w:t xml:space="preserve"> but where any such sub-contractors are not Protiviti Persons we shall seek your approval before doing so. Where we appoint sub-contractors under this clause, for all purposes in connection with the Services Contract their work shall be deemed to be part of the Services, and we shall be responsible and liable for the work of the sub-contractors. </w:t>
      </w:r>
    </w:p>
    <w:p w14:paraId="7FC89502"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4D09739F" w14:textId="77777777" w:rsidR="00347F8C" w:rsidRPr="00233DF8" w:rsidRDefault="00347F8C" w:rsidP="004910D8">
      <w:pPr>
        <w:numPr>
          <w:ilvl w:val="12"/>
          <w:numId w:val="0"/>
        </w:numPr>
        <w:tabs>
          <w:tab w:val="left" w:pos="284"/>
          <w:tab w:val="left" w:pos="851"/>
        </w:tabs>
        <w:overflowPunct w:val="0"/>
        <w:autoSpaceDE w:val="0"/>
        <w:autoSpaceDN w:val="0"/>
        <w:adjustRightInd w:val="0"/>
        <w:spacing w:line="276" w:lineRule="auto"/>
        <w:ind w:left="425" w:hanging="425"/>
        <w:jc w:val="both"/>
        <w:textAlignment w:val="baseline"/>
        <w:rPr>
          <w:sz w:val="20"/>
          <w:szCs w:val="20"/>
          <w:lang w:val="en-GB"/>
        </w:rPr>
      </w:pPr>
      <w:r w:rsidRPr="00233DF8">
        <w:rPr>
          <w:b/>
          <w:sz w:val="20"/>
          <w:szCs w:val="20"/>
          <w:u w:val="single"/>
          <w:lang w:val="en-GB"/>
        </w:rPr>
        <w:t>Confidential information</w:t>
      </w:r>
    </w:p>
    <w:p w14:paraId="7EA58B60"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2FE0E24E" w14:textId="7ADCD286"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Confidential information</w:t>
      </w:r>
      <w:r w:rsidR="008C0481" w:rsidRPr="00233DF8">
        <w:rPr>
          <w:rFonts w:ascii="Times New Roman" w:hAnsi="Times New Roman"/>
          <w:sz w:val="20"/>
          <w:szCs w:val="20"/>
        </w:rPr>
        <w:t xml:space="preserve"> </w:t>
      </w:r>
      <w:r w:rsidR="008C0481" w:rsidRPr="00233DF8">
        <w:rPr>
          <w:rFonts w:ascii="Times New Roman" w:hAnsi="Times New Roman"/>
          <w:sz w:val="20"/>
          <w:szCs w:val="20"/>
          <w:lang w:val="en-US"/>
        </w:rPr>
        <w:t>shall mean any and all non-public information, in whatever form (whether oral, written, electronic, or otherwise), disclosed or made available by the Company or its representatives to Protiviti or its personnel, whether before or after the date of this Services Contract, and regardless of whether it is marked or designated as 'confidential' or 'proprietary'. </w:t>
      </w:r>
      <w:r w:rsidRPr="00233DF8">
        <w:rPr>
          <w:rFonts w:ascii="Times New Roman" w:hAnsi="Times New Roman"/>
          <w:sz w:val="20"/>
          <w:szCs w:val="20"/>
        </w:rPr>
        <w:t xml:space="preserve"> shall include any information which is identified by you at the time of disclosure as being of a confidential nature (including, but not limited to, business plans, </w:t>
      </w:r>
      <w:r w:rsidRPr="00233DF8">
        <w:rPr>
          <w:rFonts w:ascii="Times New Roman" w:hAnsi="Times New Roman"/>
          <w:sz w:val="20"/>
          <w:szCs w:val="20"/>
        </w:rPr>
        <w:lastRenderedPageBreak/>
        <w:t>products, trade secret processes or methodologies, software, documentation, design specifications, other technical documents and other proprietary rights or information) or that is disclosed to us under circumstances that would lead a reasonable person to understand that such information is confidential or proprietary in nature. Confidential information does not include information that (i) is or becomes generally available to the public without breach by us of our confidentiality obligations under this Services Contract, (ii) is received by us from a third party without restriction against disclosure, (iii) was known to us without restriction prior to disclosure, or (iv) is independently developed by us without subsequent use of Confidential information.</w:t>
      </w:r>
    </w:p>
    <w:p w14:paraId="61568AB3"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5013CFFD" w14:textId="4035B6FA"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We shall protect the Confidential information in a manner consistent with the treatment that we accord to our own Confidential information of a similar nature, and we shall use and reproduce Confidential information only to perform our obligations under this Services Contract or for our internal collection, analysis and training purposes. We may disclose Confidential information to Protiviti Persons and to our employees, agents and subcontractors, who have a need to know, and employees of our Affiliates who have a need to know</w:t>
      </w:r>
      <w:r w:rsidR="008C0481" w:rsidRPr="00233DF8">
        <w:rPr>
          <w:rFonts w:ascii="Times New Roman" w:hAnsi="Times New Roman"/>
          <w:sz w:val="20"/>
          <w:szCs w:val="20"/>
        </w:rPr>
        <w:t xml:space="preserve"> with prior written consent from the </w:t>
      </w:r>
      <w:proofErr w:type="gramStart"/>
      <w:r w:rsidR="008C0481" w:rsidRPr="00233DF8">
        <w:rPr>
          <w:rFonts w:ascii="Times New Roman" w:hAnsi="Times New Roman"/>
          <w:sz w:val="20"/>
          <w:szCs w:val="20"/>
        </w:rPr>
        <w:t>Company.</w:t>
      </w:r>
      <w:r w:rsidRPr="00233DF8">
        <w:rPr>
          <w:rFonts w:ascii="Times New Roman" w:hAnsi="Times New Roman"/>
          <w:sz w:val="20"/>
          <w:szCs w:val="20"/>
        </w:rPr>
        <w:t>.</w:t>
      </w:r>
      <w:proofErr w:type="gramEnd"/>
      <w:r w:rsidRPr="00233DF8">
        <w:rPr>
          <w:rFonts w:ascii="Times New Roman" w:hAnsi="Times New Roman"/>
          <w:sz w:val="20"/>
          <w:szCs w:val="20"/>
        </w:rPr>
        <w:t xml:space="preserve"> We may also disclose Confidential information</w:t>
      </w:r>
      <w:r w:rsidR="008C0481" w:rsidRPr="00233DF8">
        <w:rPr>
          <w:rFonts w:ascii="Times New Roman" w:hAnsi="Times New Roman"/>
          <w:sz w:val="20"/>
          <w:szCs w:val="20"/>
        </w:rPr>
        <w:t xml:space="preserve"> </w:t>
      </w:r>
      <w:r w:rsidR="008C0481" w:rsidRPr="00233DF8">
        <w:rPr>
          <w:rFonts w:ascii="Times New Roman" w:hAnsi="Times New Roman"/>
          <w:sz w:val="20"/>
          <w:szCs w:val="20"/>
          <w:lang w:val="en-US"/>
        </w:rPr>
        <w:t xml:space="preserve">only to the extent strictly required by applicable law, regulation, or by a court or other regulatory authority of competent jurisdiction. In such an event, to the extent legally permissible, we shall provide you with prompt prior written notice of such requirement to allow you a reasonable opportunity to seek a protective order or other appropriate remedy. We shall disclose only that portion of the Confidential Information which is legally required to be disclosed. Furthermore, we may disclose Confidential Information to our professional advisers and indemnity insurers, provided </w:t>
      </w:r>
      <w:r w:rsidR="008C0481" w:rsidRPr="00233DF8">
        <w:rPr>
          <w:rFonts w:ascii="Times New Roman" w:hAnsi="Times New Roman"/>
          <w:sz w:val="20"/>
          <w:szCs w:val="20"/>
          <w:lang w:val="en-US"/>
        </w:rPr>
        <w:t>that any such disclosure is made on a strict need-to-know basis and that such recipients are bound by professional or contractual confidentiality obligations.</w:t>
      </w:r>
      <w:bookmarkStart w:id="121" w:name="_Hlk156224103"/>
      <w:r w:rsidRPr="00233DF8">
        <w:rPr>
          <w:rFonts w:ascii="Times New Roman" w:hAnsi="Times New Roman"/>
          <w:sz w:val="20"/>
          <w:szCs w:val="20"/>
        </w:rPr>
        <w:t xml:space="preserve">Notwithstanding, anything contrary agreed under the Services Contract, you agree that our obligations under Section </w:t>
      </w:r>
      <w:r w:rsidR="002119EA" w:rsidRPr="00233DF8">
        <w:rPr>
          <w:rFonts w:ascii="Times New Roman" w:hAnsi="Times New Roman"/>
          <w:sz w:val="20"/>
          <w:szCs w:val="20"/>
        </w:rPr>
        <w:t>37</w:t>
      </w:r>
      <w:r w:rsidRPr="00233DF8">
        <w:rPr>
          <w:rFonts w:ascii="Times New Roman" w:hAnsi="Times New Roman"/>
          <w:sz w:val="20"/>
          <w:szCs w:val="20"/>
        </w:rPr>
        <w:t xml:space="preserve"> and 3</w:t>
      </w:r>
      <w:r w:rsidR="002119EA" w:rsidRPr="00233DF8">
        <w:rPr>
          <w:rFonts w:ascii="Times New Roman" w:hAnsi="Times New Roman"/>
          <w:sz w:val="20"/>
          <w:szCs w:val="20"/>
        </w:rPr>
        <w:t>7</w:t>
      </w:r>
      <w:r w:rsidRPr="00233DF8">
        <w:rPr>
          <w:rFonts w:ascii="Times New Roman" w:hAnsi="Times New Roman"/>
          <w:sz w:val="20"/>
          <w:szCs w:val="20"/>
        </w:rPr>
        <w:t xml:space="preserve"> (Confidential Information) shall survive and </w:t>
      </w:r>
      <w:ins w:id="122" w:author="Dhrishti Parekh - Nuvama Group" w:date="2026-01-09T10:40:00Z" w16du:dateUtc="2026-01-09T05:10:00Z">
        <w:r w:rsidR="006C7F01">
          <w:rPr>
            <w:rFonts w:ascii="Times New Roman" w:hAnsi="Times New Roman"/>
            <w:sz w:val="20"/>
            <w:szCs w:val="20"/>
          </w:rPr>
          <w:t>t</w:t>
        </w:r>
      </w:ins>
      <w:commentRangeStart w:id="123"/>
      <w:commentRangeStart w:id="124"/>
      <w:commentRangeStart w:id="125"/>
      <w:commentRangeStart w:id="126"/>
      <w:commentRangeStart w:id="127"/>
      <w:commentRangeStart w:id="128"/>
      <w:ins w:id="129" w:author="Dhrishti Parekh - Nuvama Group" w:date="2025-12-04T12:20:00Z">
        <w:r w:rsidR="00F825B4" w:rsidRPr="00233DF8">
          <w:rPr>
            <w:rFonts w:ascii="Times New Roman" w:hAnsi="Times New Roman"/>
            <w:sz w:val="20"/>
            <w:szCs w:val="20"/>
            <w:lang w:val="en-US"/>
          </w:rPr>
          <w:t>he completion of the Services or the termination or expiration of the Engagement Letter, and shall remain in full force and effect for a</w:t>
        </w:r>
      </w:ins>
      <w:ins w:id="130" w:author="Dhrishti Parekh - Nuvama Group" w:date="2025-12-29T12:53:00Z">
        <w:r w:rsidR="00BD01E2" w:rsidRPr="00233DF8">
          <w:rPr>
            <w:rFonts w:ascii="Times New Roman" w:hAnsi="Times New Roman"/>
            <w:sz w:val="20"/>
            <w:szCs w:val="20"/>
            <w:lang w:val="en-US"/>
          </w:rPr>
          <w:t xml:space="preserve"> the term of this Engagement Letter </w:t>
        </w:r>
      </w:ins>
      <w:ins w:id="131" w:author="Dhrishti Parekh - Nuvama Group" w:date="2025-12-04T12:20:00Z" w16du:dateUtc="2025-12-04T06:50:00Z">
        <w:del w:id="132" w:author="Sanjana K (IND)" w:date="2025-12-30T11:28:00Z" w16du:dateUtc="2025-12-30T05:58:00Z">
          <w:r w:rsidR="00F825B4" w:rsidRPr="00233DF8" w:rsidDel="000D5D94">
            <w:rPr>
              <w:rFonts w:ascii="Times New Roman" w:hAnsi="Times New Roman"/>
              <w:sz w:val="20"/>
              <w:szCs w:val="20"/>
              <w:lang w:val="en-US"/>
            </w:rPr>
            <w:delText xml:space="preserve">. </w:delText>
          </w:r>
        </w:del>
      </w:ins>
      <w:r w:rsidRPr="00233DF8">
        <w:rPr>
          <w:rFonts w:ascii="Times New Roman" w:hAnsi="Times New Roman"/>
          <w:sz w:val="20"/>
          <w:szCs w:val="20"/>
        </w:rPr>
        <w:t>will be in force only during the term of the Engagement Letter and shall not in any event survive post completion of Services or termination or expiration of the Engagement Letter, whichever is earlier.</w:t>
      </w:r>
      <w:commentRangeEnd w:id="123"/>
      <w:r w:rsidR="00290AD4" w:rsidRPr="00233DF8">
        <w:rPr>
          <w:rStyle w:val="CommentReference"/>
          <w:rFonts w:ascii="Times New Roman" w:eastAsia="Times New Roman" w:hAnsi="Times New Roman"/>
          <w:lang w:val="en-US"/>
        </w:rPr>
        <w:commentReference w:id="123"/>
      </w:r>
      <w:commentRangeEnd w:id="124"/>
      <w:r w:rsidR="00F27BFB" w:rsidRPr="00233DF8">
        <w:rPr>
          <w:rStyle w:val="CommentReference"/>
          <w:rFonts w:ascii="Times New Roman" w:eastAsia="Times New Roman" w:hAnsi="Times New Roman"/>
          <w:lang w:val="en-US"/>
        </w:rPr>
        <w:commentReference w:id="124"/>
      </w:r>
      <w:commentRangeEnd w:id="125"/>
      <w:r w:rsidR="009A2069" w:rsidRPr="00233DF8">
        <w:rPr>
          <w:rStyle w:val="CommentReference"/>
          <w:rFonts w:ascii="Times New Roman" w:eastAsia="Times New Roman" w:hAnsi="Times New Roman"/>
          <w:lang w:val="en-US"/>
        </w:rPr>
        <w:commentReference w:id="125"/>
      </w:r>
      <w:commentRangeEnd w:id="126"/>
      <w:r w:rsidR="00BD01E2" w:rsidRPr="00233DF8">
        <w:rPr>
          <w:rStyle w:val="CommentReference"/>
          <w:rFonts w:ascii="Times New Roman" w:eastAsia="Times New Roman" w:hAnsi="Times New Roman"/>
          <w:lang w:val="en-US"/>
        </w:rPr>
        <w:commentReference w:id="126"/>
      </w:r>
      <w:commentRangeEnd w:id="127"/>
      <w:r w:rsidR="000D5D94" w:rsidRPr="00233DF8">
        <w:rPr>
          <w:rStyle w:val="CommentReference"/>
          <w:rFonts w:ascii="Times New Roman" w:eastAsia="Times New Roman" w:hAnsi="Times New Roman"/>
          <w:lang w:val="en-US"/>
        </w:rPr>
        <w:commentReference w:id="127"/>
      </w:r>
      <w:commentRangeEnd w:id="128"/>
      <w:r w:rsidR="00CA5469">
        <w:rPr>
          <w:rStyle w:val="CommentReference"/>
          <w:rFonts w:ascii="Times New Roman" w:eastAsia="Times New Roman" w:hAnsi="Times New Roman"/>
          <w:lang w:val="en-US"/>
        </w:rPr>
        <w:commentReference w:id="128"/>
      </w:r>
    </w:p>
    <w:bookmarkEnd w:id="121"/>
    <w:p w14:paraId="7F007DA0" w14:textId="77777777" w:rsidR="004910D8" w:rsidRPr="00233DF8" w:rsidRDefault="004910D8" w:rsidP="004910D8">
      <w:pPr>
        <w:pStyle w:val="ListParagraph"/>
        <w:tabs>
          <w:tab w:val="left" w:pos="851"/>
        </w:tabs>
        <w:overflowPunct w:val="0"/>
        <w:autoSpaceDE w:val="0"/>
        <w:autoSpaceDN w:val="0"/>
        <w:adjustRightInd w:val="0"/>
        <w:ind w:left="360"/>
        <w:jc w:val="both"/>
        <w:textAlignment w:val="baseline"/>
        <w:rPr>
          <w:rFonts w:ascii="Times New Roman" w:hAnsi="Times New Roman"/>
          <w:sz w:val="20"/>
          <w:szCs w:val="20"/>
        </w:rPr>
      </w:pPr>
    </w:p>
    <w:p w14:paraId="2A2FBEF3" w14:textId="14D5B4E4" w:rsidR="00F825B4" w:rsidRPr="00233DF8" w:rsidRDefault="00347F8C" w:rsidP="007C333E">
      <w:pPr>
        <w:jc w:val="both"/>
        <w:rPr>
          <w:sz w:val="20"/>
          <w:szCs w:val="20"/>
        </w:rPr>
      </w:pPr>
      <w:r w:rsidRPr="00233DF8">
        <w:rPr>
          <w:sz w:val="20"/>
          <w:szCs w:val="20"/>
        </w:rPr>
        <w:t xml:space="preserve">For the purposes of marketing and publishing or selling our services, we may wish to disclose that we have performed work for you without disclosing any Confidential information. </w:t>
      </w:r>
      <w:r w:rsidR="00F825B4" w:rsidRPr="00233DF8">
        <w:rPr>
          <w:sz w:val="20"/>
          <w:szCs w:val="20"/>
        </w:rPr>
        <w:t xml:space="preserve">  We shall not, for the purposes of marketing, publishing, selling our services, or for any other promotional activity, disclose that we have performed work for you, nor use your name, logo, or trademarks, without obtaining your express prior written consent. </w:t>
      </w:r>
      <w:proofErr w:type="gramStart"/>
      <w:r w:rsidR="00F825B4" w:rsidRPr="00233DF8">
        <w:rPr>
          <w:sz w:val="20"/>
          <w:szCs w:val="20"/>
        </w:rPr>
        <w:t>Any</w:t>
      </w:r>
      <w:proofErr w:type="gramEnd"/>
      <w:r w:rsidR="00F825B4" w:rsidRPr="00233DF8">
        <w:rPr>
          <w:sz w:val="20"/>
          <w:szCs w:val="20"/>
        </w:rPr>
        <w:t xml:space="preserve"> disclosure approved by you </w:t>
      </w:r>
      <w:proofErr w:type="gramStart"/>
      <w:r w:rsidR="00F825B4" w:rsidRPr="00233DF8">
        <w:rPr>
          <w:sz w:val="20"/>
          <w:szCs w:val="20"/>
        </w:rPr>
        <w:t>shall not</w:t>
      </w:r>
      <w:proofErr w:type="gramEnd"/>
      <w:r w:rsidR="00F825B4" w:rsidRPr="00233DF8">
        <w:rPr>
          <w:sz w:val="20"/>
          <w:szCs w:val="20"/>
        </w:rPr>
        <w:t xml:space="preserve"> contain any of your Confidential Information.</w:t>
      </w:r>
    </w:p>
    <w:p w14:paraId="4A6689D0" w14:textId="77777777" w:rsidR="004910D8" w:rsidRPr="00233DF8" w:rsidRDefault="004910D8" w:rsidP="004910D8">
      <w:pPr>
        <w:numPr>
          <w:ilvl w:val="12"/>
          <w:numId w:val="0"/>
        </w:numPr>
        <w:tabs>
          <w:tab w:val="left" w:pos="284"/>
          <w:tab w:val="left" w:pos="851"/>
        </w:tabs>
        <w:overflowPunct w:val="0"/>
        <w:autoSpaceDE w:val="0"/>
        <w:autoSpaceDN w:val="0"/>
        <w:adjustRightInd w:val="0"/>
        <w:spacing w:line="276" w:lineRule="auto"/>
        <w:ind w:left="425" w:hanging="425"/>
        <w:jc w:val="both"/>
        <w:textAlignment w:val="baseline"/>
        <w:rPr>
          <w:b/>
          <w:sz w:val="20"/>
          <w:szCs w:val="20"/>
          <w:u w:val="single"/>
          <w:lang w:val="en-GB"/>
        </w:rPr>
      </w:pPr>
    </w:p>
    <w:p w14:paraId="57CC3F99" w14:textId="77777777" w:rsidR="004910D8" w:rsidRPr="00233DF8" w:rsidRDefault="004910D8" w:rsidP="004910D8">
      <w:pPr>
        <w:numPr>
          <w:ilvl w:val="12"/>
          <w:numId w:val="0"/>
        </w:numPr>
        <w:tabs>
          <w:tab w:val="left" w:pos="284"/>
          <w:tab w:val="left" w:pos="851"/>
        </w:tabs>
        <w:overflowPunct w:val="0"/>
        <w:autoSpaceDE w:val="0"/>
        <w:autoSpaceDN w:val="0"/>
        <w:adjustRightInd w:val="0"/>
        <w:spacing w:line="276" w:lineRule="auto"/>
        <w:ind w:left="425" w:hanging="425"/>
        <w:jc w:val="both"/>
        <w:textAlignment w:val="baseline"/>
        <w:rPr>
          <w:b/>
          <w:sz w:val="20"/>
          <w:szCs w:val="20"/>
          <w:u w:val="single"/>
          <w:lang w:val="en-GB"/>
        </w:rPr>
      </w:pPr>
    </w:p>
    <w:p w14:paraId="76E8228C" w14:textId="5AC1CC6C" w:rsidR="00347F8C" w:rsidRPr="00233DF8" w:rsidRDefault="00347F8C" w:rsidP="004910D8">
      <w:pPr>
        <w:numPr>
          <w:ilvl w:val="12"/>
          <w:numId w:val="0"/>
        </w:numPr>
        <w:tabs>
          <w:tab w:val="left" w:pos="284"/>
          <w:tab w:val="left" w:pos="851"/>
        </w:tabs>
        <w:overflowPunct w:val="0"/>
        <w:autoSpaceDE w:val="0"/>
        <w:autoSpaceDN w:val="0"/>
        <w:adjustRightInd w:val="0"/>
        <w:spacing w:line="276" w:lineRule="auto"/>
        <w:ind w:left="425" w:hanging="425"/>
        <w:jc w:val="both"/>
        <w:textAlignment w:val="baseline"/>
        <w:rPr>
          <w:b/>
          <w:sz w:val="20"/>
          <w:szCs w:val="20"/>
          <w:u w:val="single"/>
          <w:lang w:val="en-GB"/>
        </w:rPr>
      </w:pPr>
      <w:r w:rsidRPr="00233DF8">
        <w:rPr>
          <w:b/>
          <w:sz w:val="20"/>
          <w:szCs w:val="20"/>
          <w:u w:val="single"/>
          <w:lang w:val="en-GB"/>
        </w:rPr>
        <w:t>Liability provisions</w:t>
      </w:r>
    </w:p>
    <w:p w14:paraId="42824C12"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1BAD2815" w14:textId="7AAA6176" w:rsidR="00347F8C" w:rsidRPr="00233DF8" w:rsidRDefault="00C900D6"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Each Party’s</w:t>
      </w:r>
      <w:r w:rsidR="00347F8C" w:rsidRPr="00233DF8">
        <w:rPr>
          <w:rFonts w:ascii="Times New Roman" w:hAnsi="Times New Roman"/>
          <w:sz w:val="20"/>
          <w:szCs w:val="20"/>
        </w:rPr>
        <w:t xml:space="preserve"> liability in connection with the Services shall be limited in accordance with this clause.</w:t>
      </w:r>
    </w:p>
    <w:p w14:paraId="33DE3679" w14:textId="47E73F9C"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r w:rsidRPr="00233DF8">
        <w:rPr>
          <w:sz w:val="20"/>
          <w:szCs w:val="20"/>
          <w:lang w:val="en-GB"/>
        </w:rPr>
        <w:tab/>
        <w:t>3</w:t>
      </w:r>
      <w:r w:rsidR="002119EA" w:rsidRPr="00233DF8">
        <w:rPr>
          <w:sz w:val="20"/>
          <w:szCs w:val="20"/>
          <w:lang w:val="en-GB"/>
        </w:rPr>
        <w:t>9</w:t>
      </w:r>
      <w:r w:rsidRPr="00233DF8">
        <w:rPr>
          <w:sz w:val="20"/>
          <w:szCs w:val="20"/>
          <w:lang w:val="en-GB"/>
        </w:rPr>
        <w:t>.1</w:t>
      </w:r>
      <w:r w:rsidRPr="00233DF8">
        <w:rPr>
          <w:sz w:val="20"/>
          <w:szCs w:val="20"/>
          <w:lang w:val="en-GB"/>
        </w:rPr>
        <w:tab/>
        <w:t xml:space="preserve">In the </w:t>
      </w:r>
      <w:proofErr w:type="gramStart"/>
      <w:r w:rsidRPr="00233DF8">
        <w:rPr>
          <w:sz w:val="20"/>
          <w:szCs w:val="20"/>
          <w:lang w:val="en-GB"/>
        </w:rPr>
        <w:t>particular circumstances</w:t>
      </w:r>
      <w:proofErr w:type="gramEnd"/>
      <w:r w:rsidRPr="00233DF8">
        <w:rPr>
          <w:sz w:val="20"/>
          <w:szCs w:val="20"/>
          <w:lang w:val="en-GB"/>
        </w:rPr>
        <w:t xml:space="preserve"> of the Services set out in the Engagement Letter and subject to clauses </w:t>
      </w:r>
      <w:r w:rsidR="004910D8" w:rsidRPr="00233DF8">
        <w:rPr>
          <w:sz w:val="20"/>
          <w:szCs w:val="20"/>
          <w:lang w:val="en-GB"/>
        </w:rPr>
        <w:t>40</w:t>
      </w:r>
      <w:r w:rsidRPr="00233DF8">
        <w:rPr>
          <w:sz w:val="20"/>
          <w:szCs w:val="20"/>
          <w:lang w:val="en-GB"/>
        </w:rPr>
        <w:t xml:space="preserve">, </w:t>
      </w:r>
      <w:r w:rsidR="004910D8" w:rsidRPr="00233DF8">
        <w:rPr>
          <w:sz w:val="20"/>
          <w:szCs w:val="20"/>
          <w:lang w:val="en-GB"/>
        </w:rPr>
        <w:t>41</w:t>
      </w:r>
      <w:r w:rsidRPr="00233DF8">
        <w:rPr>
          <w:sz w:val="20"/>
          <w:szCs w:val="20"/>
          <w:lang w:val="en-GB"/>
        </w:rPr>
        <w:t xml:space="preserve"> and </w:t>
      </w:r>
      <w:r w:rsidR="004910D8" w:rsidRPr="00233DF8">
        <w:rPr>
          <w:sz w:val="20"/>
          <w:szCs w:val="20"/>
          <w:lang w:val="en-GB"/>
        </w:rPr>
        <w:t>42</w:t>
      </w:r>
      <w:r w:rsidRPr="00233DF8">
        <w:rPr>
          <w:sz w:val="20"/>
          <w:szCs w:val="20"/>
          <w:lang w:val="en-GB"/>
        </w:rPr>
        <w:t>.</w:t>
      </w:r>
    </w:p>
    <w:p w14:paraId="6EDC8CAE"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1E0DEF6A" w14:textId="1F6960F3" w:rsidR="00347F8C" w:rsidRPr="00233DF8" w:rsidRDefault="00347F8C" w:rsidP="008247A2">
      <w:pPr>
        <w:numPr>
          <w:ilvl w:val="0"/>
          <w:numId w:val="9"/>
        </w:numPr>
        <w:tabs>
          <w:tab w:val="left" w:pos="851"/>
        </w:tabs>
        <w:overflowPunct w:val="0"/>
        <w:autoSpaceDE w:val="0"/>
        <w:autoSpaceDN w:val="0"/>
        <w:adjustRightInd w:val="0"/>
        <w:spacing w:line="276" w:lineRule="auto"/>
        <w:ind w:left="851" w:hanging="425"/>
        <w:jc w:val="both"/>
        <w:textAlignment w:val="baseline"/>
        <w:rPr>
          <w:sz w:val="20"/>
          <w:szCs w:val="20"/>
          <w:lang w:val="en-GB"/>
        </w:rPr>
      </w:pPr>
      <w:r w:rsidRPr="00233DF8">
        <w:rPr>
          <w:sz w:val="20"/>
          <w:szCs w:val="20"/>
          <w:lang w:val="en-GB"/>
        </w:rPr>
        <w:t xml:space="preserve">the aggregate liability to </w:t>
      </w:r>
      <w:r w:rsidR="00C900D6" w:rsidRPr="00233DF8">
        <w:rPr>
          <w:sz w:val="20"/>
          <w:szCs w:val="20"/>
          <w:lang w:val="en-GB"/>
        </w:rPr>
        <w:t xml:space="preserve">the other </w:t>
      </w:r>
      <w:proofErr w:type="gramStart"/>
      <w:r w:rsidR="00C900D6" w:rsidRPr="00233DF8">
        <w:rPr>
          <w:sz w:val="20"/>
          <w:szCs w:val="20"/>
          <w:lang w:val="en-GB"/>
        </w:rPr>
        <w:t xml:space="preserve">Party </w:t>
      </w:r>
      <w:r w:rsidRPr="00233DF8">
        <w:rPr>
          <w:sz w:val="20"/>
          <w:szCs w:val="20"/>
          <w:lang w:val="en-GB"/>
        </w:rPr>
        <w:t xml:space="preserve"> and</w:t>
      </w:r>
      <w:proofErr w:type="gramEnd"/>
      <w:r w:rsidRPr="00233DF8">
        <w:rPr>
          <w:sz w:val="20"/>
          <w:szCs w:val="20"/>
          <w:lang w:val="en-GB"/>
        </w:rPr>
        <w:t xml:space="preserve"> to Other Beneficiaries of each and all </w:t>
      </w:r>
      <w:r w:rsidR="00F43AC4" w:rsidRPr="00233DF8">
        <w:rPr>
          <w:sz w:val="20"/>
          <w:szCs w:val="20"/>
          <w:lang w:val="en-GB"/>
        </w:rPr>
        <w:t xml:space="preserve">such Party’s </w:t>
      </w:r>
      <w:r w:rsidR="00C900D6" w:rsidRPr="00233DF8">
        <w:rPr>
          <w:sz w:val="20"/>
          <w:szCs w:val="20"/>
          <w:lang w:val="en-GB"/>
        </w:rPr>
        <w:t>p</w:t>
      </w:r>
      <w:r w:rsidRPr="00233DF8">
        <w:rPr>
          <w:sz w:val="20"/>
          <w:szCs w:val="20"/>
          <w:lang w:val="en-GB"/>
        </w:rPr>
        <w:t>ersons and subcontracto</w:t>
      </w:r>
      <w:r w:rsidR="00F43AC4" w:rsidRPr="00233DF8">
        <w:rPr>
          <w:sz w:val="20"/>
          <w:szCs w:val="20"/>
          <w:lang w:val="en-GB"/>
        </w:rPr>
        <w:t>rs</w:t>
      </w:r>
      <w:r w:rsidRPr="00233DF8">
        <w:rPr>
          <w:sz w:val="20"/>
          <w:szCs w:val="20"/>
          <w:lang w:val="en-GB"/>
        </w:rPr>
        <w:t>,</w:t>
      </w:r>
    </w:p>
    <w:p w14:paraId="17A68742" w14:textId="77777777" w:rsidR="00347F8C" w:rsidRPr="00233DF8" w:rsidRDefault="00347F8C" w:rsidP="004910D8">
      <w:pPr>
        <w:tabs>
          <w:tab w:val="left" w:pos="851"/>
        </w:tabs>
        <w:overflowPunct w:val="0"/>
        <w:autoSpaceDE w:val="0"/>
        <w:autoSpaceDN w:val="0"/>
        <w:adjustRightInd w:val="0"/>
        <w:spacing w:line="276" w:lineRule="auto"/>
        <w:ind w:left="426"/>
        <w:jc w:val="both"/>
        <w:textAlignment w:val="baseline"/>
        <w:rPr>
          <w:sz w:val="20"/>
          <w:szCs w:val="20"/>
          <w:lang w:val="en-GB"/>
        </w:rPr>
      </w:pPr>
    </w:p>
    <w:p w14:paraId="6A9FA8F8" w14:textId="77777777" w:rsidR="00347F8C" w:rsidRPr="00233DF8" w:rsidRDefault="00347F8C" w:rsidP="008247A2">
      <w:pPr>
        <w:numPr>
          <w:ilvl w:val="0"/>
          <w:numId w:val="9"/>
        </w:numPr>
        <w:tabs>
          <w:tab w:val="left" w:pos="851"/>
        </w:tabs>
        <w:overflowPunct w:val="0"/>
        <w:autoSpaceDE w:val="0"/>
        <w:autoSpaceDN w:val="0"/>
        <w:adjustRightInd w:val="0"/>
        <w:spacing w:line="276" w:lineRule="auto"/>
        <w:ind w:left="851" w:hanging="425"/>
        <w:jc w:val="both"/>
        <w:textAlignment w:val="baseline"/>
        <w:rPr>
          <w:sz w:val="20"/>
          <w:szCs w:val="20"/>
          <w:lang w:val="en-GB"/>
        </w:rPr>
      </w:pPr>
      <w:r w:rsidRPr="00233DF8">
        <w:rPr>
          <w:sz w:val="20"/>
          <w:szCs w:val="20"/>
          <w:lang w:val="en-GB"/>
        </w:rPr>
        <w:t>in contract or tort or under statute or otherwise,</w:t>
      </w:r>
    </w:p>
    <w:p w14:paraId="0A222291" w14:textId="77777777" w:rsidR="00347F8C" w:rsidRPr="00233DF8" w:rsidRDefault="00347F8C" w:rsidP="004910D8">
      <w:pPr>
        <w:tabs>
          <w:tab w:val="left" w:pos="851"/>
        </w:tabs>
        <w:overflowPunct w:val="0"/>
        <w:autoSpaceDE w:val="0"/>
        <w:autoSpaceDN w:val="0"/>
        <w:adjustRightInd w:val="0"/>
        <w:spacing w:line="276" w:lineRule="auto"/>
        <w:jc w:val="both"/>
        <w:textAlignment w:val="baseline"/>
        <w:rPr>
          <w:sz w:val="20"/>
          <w:szCs w:val="20"/>
          <w:lang w:val="en-GB"/>
        </w:rPr>
      </w:pPr>
    </w:p>
    <w:p w14:paraId="5A94BA70" w14:textId="28B910DD" w:rsidR="00347F8C" w:rsidRPr="00233DF8" w:rsidRDefault="00347F8C" w:rsidP="008247A2">
      <w:pPr>
        <w:numPr>
          <w:ilvl w:val="0"/>
          <w:numId w:val="9"/>
        </w:numPr>
        <w:tabs>
          <w:tab w:val="left" w:pos="851"/>
        </w:tabs>
        <w:overflowPunct w:val="0"/>
        <w:autoSpaceDE w:val="0"/>
        <w:autoSpaceDN w:val="0"/>
        <w:adjustRightInd w:val="0"/>
        <w:spacing w:line="276" w:lineRule="auto"/>
        <w:ind w:left="851" w:hanging="425"/>
        <w:jc w:val="both"/>
        <w:textAlignment w:val="baseline"/>
        <w:rPr>
          <w:sz w:val="20"/>
          <w:szCs w:val="20"/>
          <w:lang w:val="en-GB"/>
        </w:rPr>
      </w:pPr>
      <w:r w:rsidRPr="00233DF8">
        <w:rPr>
          <w:sz w:val="20"/>
          <w:szCs w:val="20"/>
          <w:lang w:val="en-GB"/>
        </w:rPr>
        <w:t xml:space="preserve">for any direct loss or damage suffered by </w:t>
      </w:r>
      <w:r w:rsidR="00C900D6" w:rsidRPr="00233DF8">
        <w:rPr>
          <w:sz w:val="20"/>
          <w:szCs w:val="20"/>
          <w:lang w:val="en-GB"/>
        </w:rPr>
        <w:t xml:space="preserve">the other </w:t>
      </w:r>
      <w:proofErr w:type="gramStart"/>
      <w:r w:rsidR="00C900D6" w:rsidRPr="00233DF8">
        <w:rPr>
          <w:sz w:val="20"/>
          <w:szCs w:val="20"/>
          <w:lang w:val="en-GB"/>
        </w:rPr>
        <w:t xml:space="preserve">Party </w:t>
      </w:r>
      <w:r w:rsidRPr="00233DF8">
        <w:rPr>
          <w:sz w:val="20"/>
          <w:szCs w:val="20"/>
          <w:lang w:val="en-GB"/>
        </w:rPr>
        <w:t xml:space="preserve"> (</w:t>
      </w:r>
      <w:proofErr w:type="gramEnd"/>
      <w:r w:rsidRPr="00233DF8">
        <w:rPr>
          <w:sz w:val="20"/>
          <w:szCs w:val="20"/>
          <w:lang w:val="en-GB"/>
        </w:rPr>
        <w:t xml:space="preserve">or by any such other </w:t>
      </w:r>
      <w:r w:rsidRPr="00233DF8">
        <w:rPr>
          <w:sz w:val="20"/>
          <w:szCs w:val="20"/>
          <w:lang w:val="en-GB"/>
        </w:rPr>
        <w:lastRenderedPageBreak/>
        <w:t xml:space="preserve">party) arising from or in connection with the Services, </w:t>
      </w:r>
    </w:p>
    <w:p w14:paraId="16C14982" w14:textId="77777777" w:rsidR="00347F8C" w:rsidRPr="00233DF8" w:rsidRDefault="00347F8C" w:rsidP="004910D8">
      <w:pPr>
        <w:tabs>
          <w:tab w:val="left" w:pos="851"/>
        </w:tabs>
        <w:overflowPunct w:val="0"/>
        <w:autoSpaceDE w:val="0"/>
        <w:autoSpaceDN w:val="0"/>
        <w:adjustRightInd w:val="0"/>
        <w:spacing w:line="276" w:lineRule="auto"/>
        <w:jc w:val="both"/>
        <w:textAlignment w:val="baseline"/>
        <w:rPr>
          <w:sz w:val="20"/>
          <w:szCs w:val="20"/>
          <w:lang w:val="en-GB"/>
        </w:rPr>
      </w:pPr>
    </w:p>
    <w:p w14:paraId="102DCC82" w14:textId="77777777" w:rsidR="00347F8C" w:rsidRPr="00233DF8" w:rsidRDefault="00347F8C" w:rsidP="008247A2">
      <w:pPr>
        <w:numPr>
          <w:ilvl w:val="0"/>
          <w:numId w:val="9"/>
        </w:numPr>
        <w:tabs>
          <w:tab w:val="left" w:pos="851"/>
        </w:tabs>
        <w:overflowPunct w:val="0"/>
        <w:autoSpaceDE w:val="0"/>
        <w:autoSpaceDN w:val="0"/>
        <w:adjustRightInd w:val="0"/>
        <w:spacing w:line="276" w:lineRule="auto"/>
        <w:ind w:left="851" w:hanging="425"/>
        <w:jc w:val="both"/>
        <w:textAlignment w:val="baseline"/>
        <w:rPr>
          <w:sz w:val="20"/>
          <w:szCs w:val="20"/>
          <w:lang w:val="en-GB"/>
        </w:rPr>
      </w:pPr>
      <w:proofErr w:type="gramStart"/>
      <w:r w:rsidRPr="00233DF8">
        <w:rPr>
          <w:sz w:val="20"/>
          <w:szCs w:val="20"/>
          <w:lang w:val="en-GB"/>
        </w:rPr>
        <w:t>however</w:t>
      </w:r>
      <w:proofErr w:type="gramEnd"/>
      <w:r w:rsidRPr="00233DF8">
        <w:rPr>
          <w:sz w:val="20"/>
          <w:szCs w:val="20"/>
          <w:lang w:val="en-GB"/>
        </w:rPr>
        <w:t xml:space="preserve"> the direct loss or damage is caused, </w:t>
      </w:r>
    </w:p>
    <w:p w14:paraId="480B4741"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73B97302"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r w:rsidRPr="00233DF8">
        <w:rPr>
          <w:sz w:val="20"/>
          <w:szCs w:val="20"/>
          <w:lang w:val="en-GB"/>
        </w:rPr>
        <w:tab/>
        <w:t>shall be limited to the amount of fees paid to us.</w:t>
      </w:r>
    </w:p>
    <w:p w14:paraId="2C7E113C"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7B67E7DC" w14:textId="63D0076B"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r w:rsidRPr="00233DF8">
        <w:rPr>
          <w:sz w:val="20"/>
          <w:szCs w:val="20"/>
          <w:lang w:val="en-GB"/>
        </w:rPr>
        <w:tab/>
        <w:t>3</w:t>
      </w:r>
      <w:r w:rsidR="002119EA" w:rsidRPr="00233DF8">
        <w:rPr>
          <w:sz w:val="20"/>
          <w:szCs w:val="20"/>
          <w:lang w:val="en-GB"/>
        </w:rPr>
        <w:t>9</w:t>
      </w:r>
      <w:r w:rsidRPr="00233DF8">
        <w:rPr>
          <w:sz w:val="20"/>
          <w:szCs w:val="20"/>
          <w:lang w:val="en-GB"/>
        </w:rPr>
        <w:t>.2</w:t>
      </w:r>
      <w:r w:rsidRPr="00233DF8">
        <w:rPr>
          <w:sz w:val="20"/>
          <w:szCs w:val="20"/>
          <w:lang w:val="en-GB"/>
        </w:rPr>
        <w:tab/>
        <w:t>Where there is more than one beneficiary of the Services (“Beneficiary”) the limitation on our liability agreed under this clause to each Beneficiary shall be apportioned by them amongst them.  No Beneficiary shall dispute or challenge the validity, enforceability or operation of this clause on the ground that no such apportionment has been so agreed or on the ground that the agreed share of the limitation amount apportioned to any Beneficiary is unreasonably low.  In this clause, “Beneficiary” shall include you and Other Beneficiaries.</w:t>
      </w:r>
    </w:p>
    <w:p w14:paraId="5C36E48C"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40EAB1FD" w14:textId="65110A28"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In the particular circumstances of the Services set out in the Engagement Letter, the liability </w:t>
      </w:r>
      <w:r w:rsidR="00C900D6" w:rsidRPr="00233DF8">
        <w:rPr>
          <w:rFonts w:ascii="Times New Roman" w:hAnsi="Times New Roman"/>
          <w:sz w:val="20"/>
          <w:szCs w:val="20"/>
        </w:rPr>
        <w:t xml:space="preserve">of each Party to the other Party </w:t>
      </w:r>
      <w:r w:rsidRPr="00233DF8">
        <w:rPr>
          <w:rFonts w:ascii="Times New Roman" w:hAnsi="Times New Roman"/>
          <w:sz w:val="20"/>
          <w:szCs w:val="20"/>
        </w:rPr>
        <w:t xml:space="preserve">in contract or tort or under statute or otherwise for any indirect or consequential economic loss or damage, punitive or incidental damages or lost profits, whether foreseeable or unforeseeable, (including loss of profits) suffered by </w:t>
      </w:r>
      <w:r w:rsidR="00C900D6" w:rsidRPr="00233DF8">
        <w:rPr>
          <w:rFonts w:ascii="Times New Roman" w:hAnsi="Times New Roman"/>
          <w:sz w:val="20"/>
          <w:szCs w:val="20"/>
        </w:rPr>
        <w:t xml:space="preserve">the other Party </w:t>
      </w:r>
      <w:r w:rsidRPr="00233DF8">
        <w:rPr>
          <w:rFonts w:ascii="Times New Roman" w:hAnsi="Times New Roman"/>
          <w:sz w:val="20"/>
          <w:szCs w:val="20"/>
        </w:rPr>
        <w:t xml:space="preserve"> (or by any such other party) arising from or in connection with the Services, or arising out of breach or failure of express or implied warranty, however the indirect or consequential economic loss or damage is caused, shall be excluded.</w:t>
      </w:r>
    </w:p>
    <w:p w14:paraId="06BB1CAB"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534772DC" w14:textId="26014BC4"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Subject always to the aggregate limitation on </w:t>
      </w:r>
      <w:r w:rsidR="002F7227" w:rsidRPr="00233DF8">
        <w:rPr>
          <w:rFonts w:ascii="Times New Roman" w:hAnsi="Times New Roman"/>
          <w:sz w:val="20"/>
          <w:szCs w:val="20"/>
        </w:rPr>
        <w:t xml:space="preserve">the </w:t>
      </w:r>
      <w:r w:rsidRPr="00233DF8">
        <w:rPr>
          <w:rFonts w:ascii="Times New Roman" w:hAnsi="Times New Roman"/>
          <w:sz w:val="20"/>
          <w:szCs w:val="20"/>
        </w:rPr>
        <w:t xml:space="preserve"> liability in clause 3</w:t>
      </w:r>
      <w:r w:rsidR="004910D8" w:rsidRPr="00233DF8">
        <w:rPr>
          <w:rFonts w:ascii="Times New Roman" w:hAnsi="Times New Roman"/>
          <w:sz w:val="20"/>
          <w:szCs w:val="20"/>
        </w:rPr>
        <w:t>9</w:t>
      </w:r>
      <w:r w:rsidRPr="00233DF8">
        <w:rPr>
          <w:rFonts w:ascii="Times New Roman" w:hAnsi="Times New Roman"/>
          <w:sz w:val="20"/>
          <w:szCs w:val="20"/>
        </w:rPr>
        <w:t xml:space="preserve"> above, and exclusions in clause </w:t>
      </w:r>
      <w:r w:rsidR="004910D8" w:rsidRPr="00233DF8">
        <w:rPr>
          <w:rFonts w:ascii="Times New Roman" w:hAnsi="Times New Roman"/>
          <w:sz w:val="20"/>
          <w:szCs w:val="20"/>
        </w:rPr>
        <w:t>40</w:t>
      </w:r>
      <w:r w:rsidRPr="00233DF8">
        <w:rPr>
          <w:rFonts w:ascii="Times New Roman" w:hAnsi="Times New Roman"/>
          <w:sz w:val="20"/>
          <w:szCs w:val="20"/>
        </w:rPr>
        <w:t xml:space="preserve">, </w:t>
      </w:r>
      <w:r w:rsidR="00330C85" w:rsidRPr="00233DF8">
        <w:rPr>
          <w:rFonts w:ascii="Times New Roman" w:hAnsi="Times New Roman"/>
          <w:sz w:val="20"/>
          <w:szCs w:val="20"/>
        </w:rPr>
        <w:t xml:space="preserve">Each Party’s </w:t>
      </w:r>
      <w:r w:rsidRPr="00233DF8">
        <w:rPr>
          <w:rFonts w:ascii="Times New Roman" w:hAnsi="Times New Roman"/>
          <w:sz w:val="20"/>
          <w:szCs w:val="20"/>
        </w:rPr>
        <w:t xml:space="preserve">liability shall be limited to that proportion of the total loss or damage, after taking into account </w:t>
      </w:r>
      <w:r w:rsidR="002F7227" w:rsidRPr="00233DF8">
        <w:rPr>
          <w:rFonts w:ascii="Times New Roman" w:hAnsi="Times New Roman"/>
          <w:sz w:val="20"/>
          <w:szCs w:val="20"/>
        </w:rPr>
        <w:t>the</w:t>
      </w:r>
      <w:r w:rsidR="00330C85" w:rsidRPr="00233DF8">
        <w:rPr>
          <w:rFonts w:ascii="Times New Roman" w:hAnsi="Times New Roman"/>
          <w:sz w:val="20"/>
          <w:szCs w:val="20"/>
        </w:rPr>
        <w:t xml:space="preserve"> other Party’s </w:t>
      </w:r>
      <w:r w:rsidRPr="00233DF8">
        <w:rPr>
          <w:rFonts w:ascii="Times New Roman" w:hAnsi="Times New Roman"/>
          <w:sz w:val="20"/>
          <w:szCs w:val="20"/>
        </w:rPr>
        <w:t xml:space="preserve">contributory negligence (if any) or the contributory negligence (if any) of any Other Beneficiaries, which is just and equitable having regard to the extent of the </w:t>
      </w:r>
      <w:r w:rsidRPr="00233DF8">
        <w:rPr>
          <w:rFonts w:ascii="Times New Roman" w:hAnsi="Times New Roman"/>
          <w:sz w:val="20"/>
          <w:szCs w:val="20"/>
        </w:rPr>
        <w:t>responsibility of</w:t>
      </w:r>
      <w:r w:rsidR="00330C85" w:rsidRPr="00233DF8">
        <w:rPr>
          <w:rFonts w:ascii="Times New Roman" w:hAnsi="Times New Roman"/>
          <w:sz w:val="20"/>
          <w:szCs w:val="20"/>
        </w:rPr>
        <w:t xml:space="preserve"> such Party</w:t>
      </w:r>
      <w:r w:rsidRPr="00233DF8">
        <w:rPr>
          <w:rFonts w:ascii="Times New Roman" w:hAnsi="Times New Roman"/>
          <w:sz w:val="20"/>
          <w:szCs w:val="20"/>
        </w:rPr>
        <w:t xml:space="preserve"> for the loss or damage concerned and the extent of responsibility of any other party also liable or potentially liable to </w:t>
      </w:r>
      <w:r w:rsidR="00330C85" w:rsidRPr="00233DF8">
        <w:rPr>
          <w:rFonts w:ascii="Times New Roman" w:hAnsi="Times New Roman"/>
          <w:sz w:val="20"/>
          <w:szCs w:val="20"/>
        </w:rPr>
        <w:t>the other Party</w:t>
      </w:r>
      <w:r w:rsidRPr="00233DF8">
        <w:rPr>
          <w:rFonts w:ascii="Times New Roman" w:hAnsi="Times New Roman"/>
          <w:sz w:val="20"/>
          <w:szCs w:val="20"/>
        </w:rPr>
        <w:t xml:space="preserve"> or to Other Beneficiaries in respect of the same loss or damage.</w:t>
      </w:r>
    </w:p>
    <w:p w14:paraId="770E383C"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77905F96" w14:textId="4C1EB817" w:rsidR="00347F8C" w:rsidRPr="00233DF8" w:rsidRDefault="00330C85"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Parties</w:t>
      </w:r>
      <w:r w:rsidR="00347F8C" w:rsidRPr="00233DF8">
        <w:rPr>
          <w:rFonts w:ascii="Times New Roman" w:hAnsi="Times New Roman"/>
          <w:sz w:val="20"/>
          <w:szCs w:val="20"/>
        </w:rPr>
        <w:t xml:space="preserve"> accept the benefit of the limitations and/or exclusions in clauses 3</w:t>
      </w:r>
      <w:r w:rsidR="002119EA" w:rsidRPr="00233DF8">
        <w:rPr>
          <w:rFonts w:ascii="Times New Roman" w:hAnsi="Times New Roman"/>
          <w:sz w:val="20"/>
          <w:szCs w:val="20"/>
        </w:rPr>
        <w:t>9</w:t>
      </w:r>
      <w:r w:rsidR="00347F8C" w:rsidRPr="00233DF8">
        <w:rPr>
          <w:rFonts w:ascii="Times New Roman" w:hAnsi="Times New Roman"/>
          <w:sz w:val="20"/>
          <w:szCs w:val="20"/>
        </w:rPr>
        <w:t xml:space="preserve">, </w:t>
      </w:r>
      <w:r w:rsidR="002119EA" w:rsidRPr="00233DF8">
        <w:rPr>
          <w:rFonts w:ascii="Times New Roman" w:hAnsi="Times New Roman"/>
          <w:sz w:val="20"/>
          <w:szCs w:val="20"/>
        </w:rPr>
        <w:t>40</w:t>
      </w:r>
      <w:r w:rsidR="00347F8C" w:rsidRPr="00233DF8">
        <w:rPr>
          <w:rFonts w:ascii="Times New Roman" w:hAnsi="Times New Roman"/>
          <w:sz w:val="20"/>
          <w:szCs w:val="20"/>
        </w:rPr>
        <w:t xml:space="preserve"> and </w:t>
      </w:r>
      <w:r w:rsidR="002119EA" w:rsidRPr="00233DF8">
        <w:rPr>
          <w:rFonts w:ascii="Times New Roman" w:hAnsi="Times New Roman"/>
          <w:sz w:val="20"/>
          <w:szCs w:val="20"/>
        </w:rPr>
        <w:t>41</w:t>
      </w:r>
      <w:r w:rsidR="00347F8C" w:rsidRPr="00233DF8">
        <w:rPr>
          <w:rFonts w:ascii="Times New Roman" w:hAnsi="Times New Roman"/>
          <w:sz w:val="20"/>
          <w:szCs w:val="20"/>
        </w:rPr>
        <w:t xml:space="preserve"> above on </w:t>
      </w:r>
      <w:r w:rsidRPr="00233DF8">
        <w:rPr>
          <w:rFonts w:ascii="Times New Roman" w:hAnsi="Times New Roman"/>
          <w:sz w:val="20"/>
          <w:szCs w:val="20"/>
        </w:rPr>
        <w:t>their own</w:t>
      </w:r>
      <w:r w:rsidR="00347F8C" w:rsidRPr="00233DF8">
        <w:rPr>
          <w:rFonts w:ascii="Times New Roman" w:hAnsi="Times New Roman"/>
          <w:sz w:val="20"/>
          <w:szCs w:val="20"/>
        </w:rPr>
        <w:t xml:space="preserve"> behalf and as agent and</w:t>
      </w:r>
      <w:r w:rsidRPr="00233DF8">
        <w:rPr>
          <w:rFonts w:ascii="Times New Roman" w:hAnsi="Times New Roman"/>
          <w:sz w:val="20"/>
          <w:szCs w:val="20"/>
        </w:rPr>
        <w:t xml:space="preserve"> trustee for each and all other </w:t>
      </w:r>
      <w:r w:rsidR="00D861FC" w:rsidRPr="00233DF8">
        <w:rPr>
          <w:rFonts w:ascii="Times New Roman" w:hAnsi="Times New Roman"/>
          <w:sz w:val="20"/>
          <w:szCs w:val="20"/>
        </w:rPr>
        <w:t>p</w:t>
      </w:r>
      <w:r w:rsidR="00347F8C" w:rsidRPr="00233DF8">
        <w:rPr>
          <w:rFonts w:ascii="Times New Roman" w:hAnsi="Times New Roman"/>
          <w:sz w:val="20"/>
          <w:szCs w:val="20"/>
        </w:rPr>
        <w:t>ersons who may be or might have been involved in delivering the Services.</w:t>
      </w:r>
    </w:p>
    <w:p w14:paraId="78AFFF31"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12DDE4D4" w14:textId="6D645CAD"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This clause shall apply to claims arising from or under the Services Contract.</w:t>
      </w:r>
    </w:p>
    <w:p w14:paraId="65A04D63"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51C5CDE5" w14:textId="76B748D3"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r w:rsidRPr="00233DF8">
        <w:rPr>
          <w:sz w:val="20"/>
          <w:szCs w:val="20"/>
          <w:lang w:val="en-GB"/>
        </w:rPr>
        <w:tab/>
      </w:r>
      <w:r w:rsidR="002119EA" w:rsidRPr="00233DF8">
        <w:rPr>
          <w:sz w:val="20"/>
          <w:szCs w:val="20"/>
          <w:lang w:val="en-GB"/>
        </w:rPr>
        <w:t>43</w:t>
      </w:r>
      <w:r w:rsidRPr="00233DF8">
        <w:rPr>
          <w:sz w:val="20"/>
          <w:szCs w:val="20"/>
          <w:lang w:val="en-GB"/>
        </w:rPr>
        <w:t>.1 Protiviti contracting party is a member of the global network of Protiviti firms, each of which is a separate locally owned entity (the “</w:t>
      </w:r>
      <w:r w:rsidRPr="00233DF8">
        <w:rPr>
          <w:b/>
          <w:sz w:val="20"/>
          <w:szCs w:val="20"/>
          <w:lang w:val="en-GB"/>
        </w:rPr>
        <w:t>Protiviti Network</w:t>
      </w:r>
      <w:r w:rsidRPr="00233DF8">
        <w:rPr>
          <w:sz w:val="20"/>
          <w:szCs w:val="20"/>
          <w:lang w:val="en-GB"/>
        </w:rPr>
        <w:t>”). Client acknowledges that the Protiviti contracting party is an independent party and nothing in this Services Contract will be construed to make the Protiviti contracting party an agent, employee, franchisee, joint venture partner or legal representative of any other firm in the Protiviti Network. You and Other Beneficiaries shall not bring any claim against any Protiviti Person other than the Protiviti contracting party in respect of loss or damage suffered by you or by Other Beneficiaries arising out of or in connection with the Services. This restriction shall not operate to limit or exclude the liability of the Protiviti contracting party as a firm or company for the acts or omissions of any other Protiviti Person.</w:t>
      </w:r>
    </w:p>
    <w:p w14:paraId="2C78987E"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b/>
          <w:sz w:val="20"/>
          <w:szCs w:val="20"/>
          <w:lang w:val="en-GB"/>
        </w:rPr>
      </w:pPr>
    </w:p>
    <w:p w14:paraId="297EEC7F" w14:textId="68E88E33" w:rsidR="00347F8C" w:rsidRPr="00233DF8" w:rsidRDefault="002119EA" w:rsidP="004910D8">
      <w:pPr>
        <w:numPr>
          <w:ilvl w:val="12"/>
          <w:numId w:val="0"/>
        </w:numPr>
        <w:tabs>
          <w:tab w:val="left" w:pos="426"/>
        </w:tabs>
        <w:overflowPunct w:val="0"/>
        <w:autoSpaceDE w:val="0"/>
        <w:autoSpaceDN w:val="0"/>
        <w:adjustRightInd w:val="0"/>
        <w:spacing w:line="276" w:lineRule="auto"/>
        <w:ind w:left="426"/>
        <w:jc w:val="both"/>
        <w:textAlignment w:val="baseline"/>
        <w:rPr>
          <w:sz w:val="20"/>
          <w:szCs w:val="20"/>
          <w:lang w:val="en-GB"/>
        </w:rPr>
      </w:pPr>
      <w:r w:rsidRPr="00233DF8">
        <w:rPr>
          <w:sz w:val="20"/>
          <w:szCs w:val="20"/>
          <w:lang w:val="en-GB"/>
        </w:rPr>
        <w:t>43</w:t>
      </w:r>
      <w:r w:rsidR="00347F8C" w:rsidRPr="00233DF8">
        <w:rPr>
          <w:sz w:val="20"/>
          <w:szCs w:val="20"/>
          <w:lang w:val="en-GB"/>
        </w:rPr>
        <w:t xml:space="preserve">.2 Any claim from you or Other Beneficiaries in respect of loss or damage suffered </w:t>
      </w:r>
      <w:proofErr w:type="gramStart"/>
      <w:r w:rsidR="00347F8C" w:rsidRPr="00233DF8">
        <w:rPr>
          <w:sz w:val="20"/>
          <w:szCs w:val="20"/>
          <w:lang w:val="en-GB"/>
        </w:rPr>
        <w:t>as a result of</w:t>
      </w:r>
      <w:proofErr w:type="gramEnd"/>
      <w:r w:rsidR="00347F8C" w:rsidRPr="00233DF8">
        <w:rPr>
          <w:sz w:val="20"/>
          <w:szCs w:val="20"/>
          <w:lang w:val="en-GB"/>
        </w:rPr>
        <w:t>, arising from or in connection with the Services Contract, whether in contract or tort or under statute or otherwise, must be made</w:t>
      </w:r>
    </w:p>
    <w:p w14:paraId="05438BFF" w14:textId="77777777" w:rsidR="00347F8C" w:rsidRPr="00233DF8" w:rsidRDefault="00347F8C" w:rsidP="004910D8">
      <w:pPr>
        <w:numPr>
          <w:ilvl w:val="12"/>
          <w:numId w:val="0"/>
        </w:numPr>
        <w:tabs>
          <w:tab w:val="left" w:pos="426"/>
        </w:tabs>
        <w:overflowPunct w:val="0"/>
        <w:autoSpaceDE w:val="0"/>
        <w:autoSpaceDN w:val="0"/>
        <w:adjustRightInd w:val="0"/>
        <w:spacing w:line="276" w:lineRule="auto"/>
        <w:ind w:left="426"/>
        <w:jc w:val="both"/>
        <w:textAlignment w:val="baseline"/>
        <w:rPr>
          <w:b/>
          <w:sz w:val="20"/>
          <w:szCs w:val="20"/>
          <w:lang w:val="en-GB"/>
        </w:rPr>
      </w:pPr>
    </w:p>
    <w:p w14:paraId="0B5E7089" w14:textId="77777777" w:rsidR="00347F8C" w:rsidRPr="00233DF8" w:rsidRDefault="00347F8C" w:rsidP="008247A2">
      <w:pPr>
        <w:numPr>
          <w:ilvl w:val="0"/>
          <w:numId w:val="11"/>
        </w:numPr>
        <w:overflowPunct w:val="0"/>
        <w:autoSpaceDE w:val="0"/>
        <w:autoSpaceDN w:val="0"/>
        <w:adjustRightInd w:val="0"/>
        <w:spacing w:line="276" w:lineRule="auto"/>
        <w:jc w:val="both"/>
        <w:textAlignment w:val="baseline"/>
        <w:rPr>
          <w:sz w:val="20"/>
          <w:szCs w:val="20"/>
          <w:lang w:val="en-GB"/>
        </w:rPr>
      </w:pPr>
      <w:r w:rsidRPr="00233DF8">
        <w:rPr>
          <w:sz w:val="20"/>
          <w:szCs w:val="20"/>
          <w:lang w:val="en-GB"/>
        </w:rPr>
        <w:t xml:space="preserve">where Services have been delivered, within one year of the date on which the </w:t>
      </w:r>
      <w:r w:rsidRPr="00233DF8">
        <w:rPr>
          <w:sz w:val="20"/>
          <w:szCs w:val="20"/>
          <w:lang w:val="en-GB"/>
        </w:rPr>
        <w:lastRenderedPageBreak/>
        <w:t>work giving rise to the claim was performed</w:t>
      </w:r>
    </w:p>
    <w:p w14:paraId="410FE267" w14:textId="77777777" w:rsidR="00347F8C" w:rsidRPr="00233DF8" w:rsidRDefault="00347F8C" w:rsidP="004910D8">
      <w:pPr>
        <w:overflowPunct w:val="0"/>
        <w:autoSpaceDE w:val="0"/>
        <w:autoSpaceDN w:val="0"/>
        <w:adjustRightInd w:val="0"/>
        <w:spacing w:line="276" w:lineRule="auto"/>
        <w:ind w:left="426"/>
        <w:jc w:val="both"/>
        <w:textAlignment w:val="baseline"/>
        <w:rPr>
          <w:sz w:val="20"/>
          <w:szCs w:val="20"/>
          <w:lang w:val="en-GB"/>
        </w:rPr>
      </w:pPr>
    </w:p>
    <w:p w14:paraId="196D70D2" w14:textId="77777777" w:rsidR="00347F8C" w:rsidRPr="00233DF8" w:rsidRDefault="00347F8C" w:rsidP="008247A2">
      <w:pPr>
        <w:numPr>
          <w:ilvl w:val="0"/>
          <w:numId w:val="11"/>
        </w:numPr>
        <w:overflowPunct w:val="0"/>
        <w:autoSpaceDE w:val="0"/>
        <w:autoSpaceDN w:val="0"/>
        <w:adjustRightInd w:val="0"/>
        <w:spacing w:line="276" w:lineRule="auto"/>
        <w:jc w:val="both"/>
        <w:textAlignment w:val="baseline"/>
        <w:rPr>
          <w:sz w:val="20"/>
          <w:szCs w:val="20"/>
          <w:lang w:val="en-GB"/>
        </w:rPr>
      </w:pPr>
      <w:r w:rsidRPr="00233DF8">
        <w:rPr>
          <w:sz w:val="20"/>
          <w:szCs w:val="20"/>
          <w:lang w:val="en-GB"/>
        </w:rPr>
        <w:t xml:space="preserve">  if the Services Contract has been terminated, within one year of the date of termination </w:t>
      </w:r>
    </w:p>
    <w:p w14:paraId="168DF53E" w14:textId="77777777" w:rsidR="00347F8C" w:rsidRPr="00233DF8" w:rsidRDefault="00347F8C" w:rsidP="004910D8">
      <w:pPr>
        <w:overflowPunct w:val="0"/>
        <w:autoSpaceDE w:val="0"/>
        <w:autoSpaceDN w:val="0"/>
        <w:adjustRightInd w:val="0"/>
        <w:spacing w:line="276" w:lineRule="auto"/>
        <w:jc w:val="both"/>
        <w:textAlignment w:val="baseline"/>
        <w:rPr>
          <w:sz w:val="20"/>
          <w:szCs w:val="20"/>
          <w:lang w:val="en-GB"/>
        </w:rPr>
      </w:pPr>
    </w:p>
    <w:p w14:paraId="5F0613E7" w14:textId="77777777" w:rsidR="00347F8C" w:rsidRPr="00233DF8" w:rsidRDefault="00347F8C" w:rsidP="008247A2">
      <w:pPr>
        <w:numPr>
          <w:ilvl w:val="0"/>
          <w:numId w:val="11"/>
        </w:numPr>
        <w:overflowPunct w:val="0"/>
        <w:autoSpaceDE w:val="0"/>
        <w:autoSpaceDN w:val="0"/>
        <w:adjustRightInd w:val="0"/>
        <w:spacing w:line="276" w:lineRule="auto"/>
        <w:jc w:val="both"/>
        <w:textAlignment w:val="baseline"/>
        <w:rPr>
          <w:b/>
          <w:sz w:val="20"/>
          <w:szCs w:val="20"/>
          <w:lang w:val="en-GB"/>
        </w:rPr>
      </w:pPr>
      <w:r w:rsidRPr="00233DF8">
        <w:rPr>
          <w:sz w:val="20"/>
          <w:szCs w:val="20"/>
          <w:lang w:val="en-GB"/>
        </w:rPr>
        <w:t xml:space="preserve">  if the loss or damage is suffered </w:t>
      </w:r>
      <w:proofErr w:type="gramStart"/>
      <w:r w:rsidRPr="00233DF8">
        <w:rPr>
          <w:sz w:val="20"/>
          <w:szCs w:val="20"/>
          <w:lang w:val="en-GB"/>
        </w:rPr>
        <w:t>as a result of</w:t>
      </w:r>
      <w:proofErr w:type="gramEnd"/>
      <w:r w:rsidRPr="00233DF8">
        <w:rPr>
          <w:sz w:val="20"/>
          <w:szCs w:val="20"/>
          <w:lang w:val="en-GB"/>
        </w:rPr>
        <w:t xml:space="preserve">, arising from or in connection with our unauthorised disclosure of Confidential information, within one year of the date on which the unauthorised disclosure took place </w:t>
      </w:r>
    </w:p>
    <w:p w14:paraId="07367098" w14:textId="77777777" w:rsidR="00347F8C" w:rsidRPr="00233DF8" w:rsidRDefault="00347F8C" w:rsidP="004910D8">
      <w:pPr>
        <w:overflowPunct w:val="0"/>
        <w:autoSpaceDE w:val="0"/>
        <w:autoSpaceDN w:val="0"/>
        <w:adjustRightInd w:val="0"/>
        <w:spacing w:line="276" w:lineRule="auto"/>
        <w:jc w:val="both"/>
        <w:textAlignment w:val="baseline"/>
        <w:rPr>
          <w:b/>
          <w:sz w:val="20"/>
          <w:szCs w:val="20"/>
          <w:lang w:val="en-GB"/>
        </w:rPr>
      </w:pPr>
    </w:p>
    <w:p w14:paraId="4E8A2B5E" w14:textId="77777777" w:rsidR="00347F8C" w:rsidRPr="00233DF8" w:rsidRDefault="00347F8C" w:rsidP="004910D8">
      <w:pPr>
        <w:numPr>
          <w:ilvl w:val="12"/>
          <w:numId w:val="0"/>
        </w:numPr>
        <w:tabs>
          <w:tab w:val="left" w:pos="284"/>
        </w:tabs>
        <w:overflowPunct w:val="0"/>
        <w:autoSpaceDE w:val="0"/>
        <w:autoSpaceDN w:val="0"/>
        <w:adjustRightInd w:val="0"/>
        <w:spacing w:line="276" w:lineRule="auto"/>
        <w:ind w:left="426"/>
        <w:jc w:val="both"/>
        <w:textAlignment w:val="baseline"/>
        <w:rPr>
          <w:sz w:val="20"/>
          <w:szCs w:val="20"/>
          <w:lang w:val="en-GB"/>
        </w:rPr>
      </w:pPr>
      <w:r w:rsidRPr="00233DF8">
        <w:rPr>
          <w:sz w:val="20"/>
          <w:szCs w:val="20"/>
          <w:lang w:val="en-GB"/>
        </w:rPr>
        <w:t>and in any of these cases that shall be the date when the earliest cause of action (in contract or tort or under statute or otherwise) shall be deemed to have accrued in respect of the relevant claim.  For the purposes of this clause a claim shall be made when court or other dispute resolution proceedings are commenced.</w:t>
      </w:r>
    </w:p>
    <w:p w14:paraId="25AE9F2D" w14:textId="77777777" w:rsidR="00347F8C" w:rsidRPr="00233DF8" w:rsidRDefault="00347F8C" w:rsidP="004910D8">
      <w:pPr>
        <w:numPr>
          <w:ilvl w:val="12"/>
          <w:numId w:val="0"/>
        </w:numPr>
        <w:tabs>
          <w:tab w:val="left" w:pos="851"/>
          <w:tab w:val="left" w:pos="993"/>
        </w:tabs>
        <w:overflowPunct w:val="0"/>
        <w:autoSpaceDE w:val="0"/>
        <w:autoSpaceDN w:val="0"/>
        <w:adjustRightInd w:val="0"/>
        <w:spacing w:line="276" w:lineRule="auto"/>
        <w:jc w:val="both"/>
        <w:textAlignment w:val="baseline"/>
        <w:rPr>
          <w:sz w:val="20"/>
          <w:szCs w:val="20"/>
          <w:lang w:val="en-GB"/>
        </w:rPr>
      </w:pPr>
    </w:p>
    <w:p w14:paraId="371D35A6" w14:textId="6192C5C8" w:rsidR="00347F8C" w:rsidRPr="00233DF8" w:rsidRDefault="00347F8C" w:rsidP="008247A2">
      <w:pPr>
        <w:pStyle w:val="ListParagraph"/>
        <w:numPr>
          <w:ilvl w:val="0"/>
          <w:numId w:val="14"/>
        </w:numPr>
        <w:tabs>
          <w:tab w:val="left" w:pos="851"/>
          <w:tab w:val="left" w:pos="993"/>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This Service Contract applies to the Services whenever performed (including before the date of the Engagement Letter).</w:t>
      </w:r>
    </w:p>
    <w:p w14:paraId="769FF2E6" w14:textId="77777777" w:rsidR="00347F8C" w:rsidRPr="00233DF8" w:rsidRDefault="00347F8C" w:rsidP="004910D8">
      <w:pPr>
        <w:numPr>
          <w:ilvl w:val="12"/>
          <w:numId w:val="0"/>
        </w:numPr>
        <w:tabs>
          <w:tab w:val="left" w:pos="851"/>
          <w:tab w:val="left" w:pos="993"/>
        </w:tabs>
        <w:overflowPunct w:val="0"/>
        <w:autoSpaceDE w:val="0"/>
        <w:autoSpaceDN w:val="0"/>
        <w:adjustRightInd w:val="0"/>
        <w:spacing w:line="276" w:lineRule="auto"/>
        <w:ind w:left="425" w:hanging="425"/>
        <w:jc w:val="both"/>
        <w:textAlignment w:val="baseline"/>
        <w:rPr>
          <w:sz w:val="20"/>
          <w:szCs w:val="20"/>
          <w:lang w:val="en-GB"/>
        </w:rPr>
      </w:pPr>
    </w:p>
    <w:p w14:paraId="71365A56" w14:textId="77777777" w:rsidR="00347F8C" w:rsidRPr="00233DF8" w:rsidRDefault="00347F8C" w:rsidP="004910D8">
      <w:pPr>
        <w:keepNext/>
        <w:numPr>
          <w:ilvl w:val="12"/>
          <w:numId w:val="0"/>
        </w:numPr>
        <w:tabs>
          <w:tab w:val="left" w:pos="284"/>
          <w:tab w:val="left" w:pos="851"/>
        </w:tabs>
        <w:overflowPunct w:val="0"/>
        <w:autoSpaceDE w:val="0"/>
        <w:autoSpaceDN w:val="0"/>
        <w:adjustRightInd w:val="0"/>
        <w:spacing w:line="276" w:lineRule="auto"/>
        <w:ind w:left="425" w:hanging="425"/>
        <w:jc w:val="both"/>
        <w:textAlignment w:val="baseline"/>
        <w:rPr>
          <w:b/>
          <w:sz w:val="20"/>
          <w:szCs w:val="20"/>
          <w:u w:val="single"/>
          <w:lang w:val="en-GB"/>
        </w:rPr>
      </w:pPr>
      <w:r w:rsidRPr="00233DF8">
        <w:rPr>
          <w:b/>
          <w:sz w:val="20"/>
          <w:szCs w:val="20"/>
          <w:u w:val="single"/>
          <w:lang w:val="en-GB"/>
        </w:rPr>
        <w:t>Term and Termination</w:t>
      </w:r>
    </w:p>
    <w:p w14:paraId="4D348DF4" w14:textId="77777777" w:rsidR="00347F8C" w:rsidRPr="00233DF8" w:rsidRDefault="00347F8C" w:rsidP="004910D8">
      <w:pPr>
        <w:keepNext/>
        <w:numPr>
          <w:ilvl w:val="12"/>
          <w:numId w:val="0"/>
        </w:numPr>
        <w:tabs>
          <w:tab w:val="left" w:pos="284"/>
          <w:tab w:val="left" w:pos="851"/>
        </w:tabs>
        <w:overflowPunct w:val="0"/>
        <w:autoSpaceDE w:val="0"/>
        <w:autoSpaceDN w:val="0"/>
        <w:adjustRightInd w:val="0"/>
        <w:spacing w:line="276" w:lineRule="auto"/>
        <w:ind w:left="425" w:hanging="425"/>
        <w:jc w:val="both"/>
        <w:textAlignment w:val="baseline"/>
        <w:rPr>
          <w:b/>
          <w:sz w:val="20"/>
          <w:szCs w:val="20"/>
          <w:u w:val="single"/>
          <w:lang w:val="en-GB"/>
        </w:rPr>
      </w:pPr>
    </w:p>
    <w:p w14:paraId="74369517" w14:textId="1B7477FF" w:rsidR="00347F8C" w:rsidRPr="00233DF8" w:rsidRDefault="00347F8C" w:rsidP="008247A2">
      <w:pPr>
        <w:pStyle w:val="ListParagraph"/>
        <w:numPr>
          <w:ilvl w:val="0"/>
          <w:numId w:val="14"/>
        </w:numPr>
        <w:tabs>
          <w:tab w:val="left" w:pos="851"/>
          <w:tab w:val="left" w:pos="993"/>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This Services Contract shall terminate on the completion of the Services. </w:t>
      </w:r>
    </w:p>
    <w:p w14:paraId="6D02902F" w14:textId="77777777" w:rsidR="00347F8C" w:rsidRPr="00233DF8" w:rsidRDefault="00347F8C" w:rsidP="004910D8">
      <w:pPr>
        <w:keepNext/>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16624C98" w14:textId="2EDBAC66" w:rsidR="00347F8C" w:rsidRPr="00233DF8" w:rsidRDefault="00347F8C" w:rsidP="008247A2">
      <w:pPr>
        <w:pStyle w:val="ListParagraph"/>
        <w:keepNext/>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Each of us can terminate the Services Contract or suspend its operation for cause by giving 15 days’ notice in writing to the other at any time. For purposes of this clause 41, “Cause” shall mean (i) the material breach by the non-terminating party of any of its obligations hereunder and the subsequent failure to cure any such breach within ten (10) days’ of written notice by the terminating party of the same; or (ii) the insolvency, filing of a voluntary petition in bankruptcy, adjudication of bankruptcy, appointment of a receiver for the operation of the non-terminating party’s business, the material liquidation of assets or the general assignment of the non-terminating party’s assets made for the benefit of its creditors. </w:t>
      </w:r>
      <w:r w:rsidRPr="00233DF8">
        <w:rPr>
          <w:rFonts w:ascii="Times New Roman" w:hAnsi="Times New Roman"/>
          <w:sz w:val="20"/>
          <w:szCs w:val="20"/>
        </w:rPr>
        <w:t>Termination or suspension under this clause shall be without prejudice to any rights that may have accrued for either of us before termination or suspension and all sums due to us shall become payable in full when termination or suspension takes effect.</w:t>
      </w:r>
    </w:p>
    <w:p w14:paraId="54211DE3"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15846FEC" w14:textId="70DBFE12" w:rsidR="00347F8C" w:rsidRPr="008765E8" w:rsidRDefault="009E2B74"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8765E8">
        <w:rPr>
          <w:rFonts w:ascii="Times New Roman" w:hAnsi="Times New Roman"/>
          <w:sz w:val="20"/>
          <w:szCs w:val="20"/>
        </w:rPr>
        <w:t xml:space="preserve">The following clauses of these General Terms of Business shall survive expiry or termination of the Services Contract: clauses 4, 5, 6, 7, 8, 14, 16, 17, 18, 19, 20, 21, 23, 31, 33, 34, 36, 39, 40, 41, 42, 43, 44, 48, 49, 50, 51, 52, 53, 54, 55, 56 and 57 </w:t>
      </w:r>
      <w:r w:rsidR="003908EE" w:rsidRPr="008765E8">
        <w:rPr>
          <w:rFonts w:ascii="Times New Roman" w:hAnsi="Times New Roman"/>
          <w:sz w:val="20"/>
          <w:szCs w:val="20"/>
        </w:rPr>
        <w:t xml:space="preserve">for a period of </w:t>
      </w:r>
      <w:r w:rsidR="00146F51" w:rsidRPr="008765E8">
        <w:rPr>
          <w:rFonts w:ascii="Times New Roman" w:hAnsi="Times New Roman"/>
          <w:sz w:val="20"/>
          <w:szCs w:val="20"/>
        </w:rPr>
        <w:t>2 (two)</w:t>
      </w:r>
      <w:r w:rsidR="003908EE" w:rsidRPr="008765E8">
        <w:rPr>
          <w:rFonts w:ascii="Times New Roman" w:hAnsi="Times New Roman"/>
          <w:sz w:val="20"/>
          <w:szCs w:val="20"/>
        </w:rPr>
        <w:t xml:space="preserve"> years.</w:t>
      </w:r>
    </w:p>
    <w:p w14:paraId="14C67E23"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32" w:hanging="432"/>
        <w:jc w:val="both"/>
        <w:textAlignment w:val="baseline"/>
        <w:rPr>
          <w:b/>
          <w:sz w:val="20"/>
          <w:szCs w:val="20"/>
          <w:u w:val="single"/>
          <w:lang w:val="en-GB"/>
        </w:rPr>
      </w:pPr>
    </w:p>
    <w:p w14:paraId="1DE1D08B"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32" w:hanging="432"/>
        <w:jc w:val="both"/>
        <w:textAlignment w:val="baseline"/>
        <w:rPr>
          <w:b/>
          <w:sz w:val="20"/>
          <w:szCs w:val="20"/>
          <w:lang w:val="en-GB"/>
        </w:rPr>
      </w:pPr>
      <w:r w:rsidRPr="00233DF8">
        <w:rPr>
          <w:b/>
          <w:sz w:val="20"/>
          <w:szCs w:val="20"/>
          <w:u w:val="single"/>
          <w:lang w:val="en-GB"/>
        </w:rPr>
        <w:t>Data protection</w:t>
      </w:r>
    </w:p>
    <w:p w14:paraId="7B0A3770"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32" w:hanging="432"/>
        <w:jc w:val="both"/>
        <w:textAlignment w:val="baseline"/>
        <w:rPr>
          <w:sz w:val="20"/>
          <w:szCs w:val="20"/>
          <w:lang w:val="en-GB"/>
        </w:rPr>
      </w:pPr>
    </w:p>
    <w:p w14:paraId="51FDC6D0" w14:textId="167294A9"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Where necessary to enable us to deliver the Services, or share information with Protiviti Persons, for such purposes we shall have your authority to process personal data on your behalf in accordance with this clause. </w:t>
      </w:r>
      <w:r w:rsidR="00E5725E" w:rsidRPr="00233DF8">
        <w:rPr>
          <w:rFonts w:ascii="Times New Roman" w:hAnsi="Times New Roman"/>
          <w:sz w:val="20"/>
          <w:szCs w:val="20"/>
          <w:lang w:val="en-US"/>
        </w:rPr>
        <w:t>Any such sharing with Protiviti Persons shall be strictly on a need-to-know basis, and such Protiviti Persons shall be bound by appropriate confidentiality obligations. </w:t>
      </w:r>
      <w:r w:rsidRPr="00233DF8">
        <w:rPr>
          <w:rFonts w:ascii="Times New Roman" w:hAnsi="Times New Roman"/>
          <w:sz w:val="20"/>
          <w:szCs w:val="20"/>
        </w:rPr>
        <w:t>When we do so, we shall take appropriate technical and organisational measures designed to protect against unauthorised or unlawful processing of personal data and against accidental loss or destruction of, or damage to, personal data.</w:t>
      </w:r>
      <w:r w:rsidR="00E5725E" w:rsidRPr="00233DF8">
        <w:rPr>
          <w:rFonts w:ascii="Times New Roman" w:hAnsi="Times New Roman"/>
          <w:sz w:val="20"/>
          <w:szCs w:val="20"/>
        </w:rPr>
        <w:t xml:space="preserve"> </w:t>
      </w:r>
      <w:r w:rsidR="00E5725E" w:rsidRPr="00233DF8">
        <w:rPr>
          <w:rFonts w:ascii="Times New Roman" w:hAnsi="Times New Roman"/>
          <w:sz w:val="20"/>
          <w:szCs w:val="20"/>
          <w:lang w:val="en-US"/>
        </w:rPr>
        <w:t>Protiviti and its personnel shall comply with all applicable provisions of the Digital Personal Data Protection Act, [2023] (DPDP Act).</w:t>
      </w:r>
      <w:r w:rsidRPr="00233DF8">
        <w:rPr>
          <w:rFonts w:ascii="Times New Roman" w:hAnsi="Times New Roman"/>
          <w:sz w:val="20"/>
          <w:szCs w:val="20"/>
        </w:rPr>
        <w:t xml:space="preserve"> We shall answer your reasonable enquiries to enable you to monitor our compliance with this clause and we shall not sub-contract our processing of personal data (unless to Protiviti Persons) without your prior written consent.</w:t>
      </w:r>
    </w:p>
    <w:p w14:paraId="0FC0EE9C" w14:textId="77777777" w:rsidR="00347F8C" w:rsidRPr="00233DF8" w:rsidRDefault="00347F8C" w:rsidP="004910D8">
      <w:pPr>
        <w:numPr>
          <w:ilvl w:val="12"/>
          <w:numId w:val="0"/>
        </w:numPr>
        <w:tabs>
          <w:tab w:val="left" w:pos="284"/>
          <w:tab w:val="left" w:pos="851"/>
        </w:tabs>
        <w:overflowPunct w:val="0"/>
        <w:autoSpaceDE w:val="0"/>
        <w:autoSpaceDN w:val="0"/>
        <w:adjustRightInd w:val="0"/>
        <w:spacing w:line="276" w:lineRule="auto"/>
        <w:ind w:left="425" w:hanging="425"/>
        <w:jc w:val="both"/>
        <w:textAlignment w:val="baseline"/>
        <w:rPr>
          <w:b/>
          <w:sz w:val="20"/>
          <w:szCs w:val="20"/>
          <w:u w:val="single"/>
          <w:lang w:val="en-GB"/>
        </w:rPr>
      </w:pPr>
    </w:p>
    <w:p w14:paraId="778E905D" w14:textId="77777777" w:rsidR="00347F8C" w:rsidRPr="00233DF8" w:rsidRDefault="00347F8C" w:rsidP="004910D8">
      <w:pPr>
        <w:numPr>
          <w:ilvl w:val="12"/>
          <w:numId w:val="0"/>
        </w:numPr>
        <w:tabs>
          <w:tab w:val="left" w:pos="284"/>
          <w:tab w:val="left" w:pos="851"/>
        </w:tabs>
        <w:overflowPunct w:val="0"/>
        <w:autoSpaceDE w:val="0"/>
        <w:autoSpaceDN w:val="0"/>
        <w:adjustRightInd w:val="0"/>
        <w:spacing w:line="276" w:lineRule="auto"/>
        <w:ind w:left="425" w:hanging="425"/>
        <w:jc w:val="both"/>
        <w:textAlignment w:val="baseline"/>
        <w:rPr>
          <w:b/>
          <w:sz w:val="20"/>
          <w:szCs w:val="20"/>
          <w:lang w:val="en-GB"/>
        </w:rPr>
      </w:pPr>
      <w:r w:rsidRPr="00233DF8">
        <w:rPr>
          <w:b/>
          <w:sz w:val="20"/>
          <w:szCs w:val="20"/>
          <w:u w:val="single"/>
          <w:lang w:val="en-GB"/>
        </w:rPr>
        <w:t>Notices</w:t>
      </w:r>
    </w:p>
    <w:p w14:paraId="33453ABE" w14:textId="77777777" w:rsidR="00347F8C" w:rsidRPr="00233DF8" w:rsidRDefault="00347F8C" w:rsidP="004910D8">
      <w:p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01EB67B7" w14:textId="2EF30EA2"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Any notice to you or us delivered under the Services Contract shall be in writing and delivered by personal delivery or courier or </w:t>
      </w:r>
      <w:r w:rsidRPr="00233DF8">
        <w:rPr>
          <w:rFonts w:ascii="Times New Roman" w:hAnsi="Times New Roman"/>
          <w:sz w:val="20"/>
          <w:szCs w:val="20"/>
        </w:rPr>
        <w:lastRenderedPageBreak/>
        <w:t xml:space="preserve">fax to or left at our respective addresses appearing in the Engagement Letter (or such other address as may be notified in writing).  </w:t>
      </w:r>
    </w:p>
    <w:p w14:paraId="11749F3E" w14:textId="4E5B6BC9" w:rsidR="00347F8C" w:rsidRPr="00233DF8" w:rsidRDefault="00347F8C" w:rsidP="004910D8">
      <w:pPr>
        <w:tabs>
          <w:tab w:val="left" w:pos="284"/>
          <w:tab w:val="left" w:pos="851"/>
        </w:tabs>
        <w:overflowPunct w:val="0"/>
        <w:autoSpaceDE w:val="0"/>
        <w:autoSpaceDN w:val="0"/>
        <w:adjustRightInd w:val="0"/>
        <w:spacing w:line="276" w:lineRule="auto"/>
        <w:ind w:left="425" w:hanging="425"/>
        <w:jc w:val="both"/>
        <w:textAlignment w:val="baseline"/>
        <w:rPr>
          <w:b/>
          <w:sz w:val="20"/>
          <w:szCs w:val="20"/>
          <w:lang w:val="en-GB"/>
        </w:rPr>
      </w:pPr>
      <w:r w:rsidRPr="00233DF8">
        <w:rPr>
          <w:b/>
          <w:sz w:val="20"/>
          <w:szCs w:val="20"/>
          <w:u w:val="single"/>
          <w:lang w:val="en-GB"/>
        </w:rPr>
        <w:t xml:space="preserve">Severability </w:t>
      </w:r>
    </w:p>
    <w:p w14:paraId="420DDAA0" w14:textId="77777777" w:rsidR="00347F8C" w:rsidRPr="00233DF8" w:rsidRDefault="00347F8C" w:rsidP="004910D8">
      <w:p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28890272" w14:textId="5DC5021E"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Each clause or term of the Services Contract constitutes a separate and independent provision.  If any of the provisions of the Services Contract are judged by any court or authority of competent jurisdiction to be void or unenforceable, the remaining provisions shall continue in full force and effect.</w:t>
      </w:r>
    </w:p>
    <w:p w14:paraId="5A2D25F2" w14:textId="77777777" w:rsidR="00347F8C" w:rsidRPr="00233DF8" w:rsidRDefault="00347F8C" w:rsidP="004910D8">
      <w:pPr>
        <w:keepNext/>
        <w:tabs>
          <w:tab w:val="left" w:pos="284"/>
          <w:tab w:val="left" w:pos="851"/>
        </w:tabs>
        <w:overflowPunct w:val="0"/>
        <w:autoSpaceDE w:val="0"/>
        <w:autoSpaceDN w:val="0"/>
        <w:adjustRightInd w:val="0"/>
        <w:spacing w:line="276" w:lineRule="auto"/>
        <w:jc w:val="both"/>
        <w:textAlignment w:val="baseline"/>
        <w:rPr>
          <w:b/>
          <w:sz w:val="20"/>
          <w:szCs w:val="20"/>
          <w:lang w:val="en-GB"/>
        </w:rPr>
      </w:pPr>
      <w:r w:rsidRPr="00233DF8">
        <w:rPr>
          <w:b/>
          <w:sz w:val="20"/>
          <w:szCs w:val="20"/>
          <w:u w:val="single"/>
          <w:lang w:val="en-GB"/>
        </w:rPr>
        <w:t>Capacity</w:t>
      </w:r>
    </w:p>
    <w:p w14:paraId="111597E6" w14:textId="77777777" w:rsidR="00347F8C" w:rsidRPr="00233DF8" w:rsidRDefault="00347F8C" w:rsidP="004910D8">
      <w:pPr>
        <w:keepNext/>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04710403" w14:textId="1EA26F03" w:rsidR="00347F8C" w:rsidRPr="00233DF8" w:rsidRDefault="00347F8C" w:rsidP="008247A2">
      <w:pPr>
        <w:pStyle w:val="ListParagraph"/>
        <w:keepNext/>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Each of us represents that the person signing this Services Contract is expressly authorised to execute them and to bind each of us to its terms. </w:t>
      </w:r>
    </w:p>
    <w:p w14:paraId="2B6D7EF9" w14:textId="77777777" w:rsidR="002119EA" w:rsidRPr="00233DF8" w:rsidRDefault="002119EA" w:rsidP="004910D8">
      <w:pPr>
        <w:pStyle w:val="ListParagraph"/>
        <w:keepNext/>
        <w:tabs>
          <w:tab w:val="left" w:pos="851"/>
        </w:tabs>
        <w:overflowPunct w:val="0"/>
        <w:autoSpaceDE w:val="0"/>
        <w:autoSpaceDN w:val="0"/>
        <w:adjustRightInd w:val="0"/>
        <w:ind w:left="461"/>
        <w:jc w:val="both"/>
        <w:textAlignment w:val="baseline"/>
        <w:rPr>
          <w:rFonts w:ascii="Times New Roman" w:hAnsi="Times New Roman"/>
          <w:sz w:val="20"/>
          <w:szCs w:val="20"/>
        </w:rPr>
      </w:pPr>
    </w:p>
    <w:p w14:paraId="4A91061B" w14:textId="3050EBA9" w:rsidR="00347F8C" w:rsidRPr="00233DF8" w:rsidRDefault="00347F8C" w:rsidP="008247A2">
      <w:pPr>
        <w:pStyle w:val="ListParagraph"/>
        <w:keepNext/>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You agree to and accept the provisions of the Services Contract on your own behalf and as agent for Other Beneficiaries. You shall procure in such circumstances that any Other </w:t>
      </w:r>
      <w:commentRangeStart w:id="133"/>
      <w:r w:rsidRPr="00233DF8">
        <w:rPr>
          <w:rFonts w:ascii="Times New Roman" w:hAnsi="Times New Roman"/>
          <w:sz w:val="20"/>
          <w:szCs w:val="20"/>
        </w:rPr>
        <w:t>Beneficiaries shall act on the basis that they are a party to the Services Contract, as if they had each signed a copy of the Engagement Letter and agreed to be bound by it.  However, you alone shall be responsible for payment of our Charges.</w:t>
      </w:r>
      <w:commentRangeEnd w:id="133"/>
      <w:r w:rsidR="00E5725E" w:rsidRPr="00233DF8">
        <w:rPr>
          <w:rStyle w:val="CommentReference"/>
          <w:rFonts w:ascii="Times New Roman" w:eastAsia="Times New Roman" w:hAnsi="Times New Roman"/>
          <w:lang w:val="en-US"/>
        </w:rPr>
        <w:commentReference w:id="133"/>
      </w:r>
    </w:p>
    <w:p w14:paraId="5716E903" w14:textId="77777777" w:rsidR="002119EA" w:rsidRPr="00233DF8" w:rsidRDefault="002119EA" w:rsidP="004910D8">
      <w:pPr>
        <w:pStyle w:val="ListParagraph"/>
        <w:tabs>
          <w:tab w:val="left" w:pos="851"/>
        </w:tabs>
        <w:overflowPunct w:val="0"/>
        <w:autoSpaceDE w:val="0"/>
        <w:autoSpaceDN w:val="0"/>
        <w:adjustRightInd w:val="0"/>
        <w:ind w:left="461"/>
        <w:jc w:val="both"/>
        <w:textAlignment w:val="baseline"/>
        <w:rPr>
          <w:rFonts w:ascii="Times New Roman" w:hAnsi="Times New Roman"/>
          <w:sz w:val="20"/>
          <w:szCs w:val="20"/>
        </w:rPr>
      </w:pPr>
    </w:p>
    <w:p w14:paraId="0C167C03" w14:textId="557963BE"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We accept your agreement to and acceptance of the terms of the Services Contract on our own behalf and as trustee for each and all other Protiviti Persons.</w:t>
      </w:r>
    </w:p>
    <w:p w14:paraId="55A02FB8" w14:textId="77777777" w:rsidR="00347F8C" w:rsidRPr="00233DF8" w:rsidRDefault="00347F8C" w:rsidP="004910D8">
      <w:pPr>
        <w:tabs>
          <w:tab w:val="left" w:pos="284"/>
          <w:tab w:val="left" w:pos="851"/>
        </w:tabs>
        <w:overflowPunct w:val="0"/>
        <w:autoSpaceDE w:val="0"/>
        <w:autoSpaceDN w:val="0"/>
        <w:adjustRightInd w:val="0"/>
        <w:spacing w:line="276" w:lineRule="auto"/>
        <w:ind w:left="432" w:hanging="432"/>
        <w:jc w:val="both"/>
        <w:textAlignment w:val="baseline"/>
        <w:rPr>
          <w:b/>
          <w:sz w:val="20"/>
          <w:szCs w:val="20"/>
          <w:u w:val="single"/>
          <w:lang w:val="en-GB"/>
        </w:rPr>
      </w:pPr>
    </w:p>
    <w:p w14:paraId="7D537B42" w14:textId="77777777" w:rsidR="00347F8C" w:rsidRPr="00233DF8" w:rsidRDefault="00347F8C" w:rsidP="004910D8">
      <w:pPr>
        <w:tabs>
          <w:tab w:val="left" w:pos="284"/>
          <w:tab w:val="left" w:pos="851"/>
        </w:tabs>
        <w:overflowPunct w:val="0"/>
        <w:autoSpaceDE w:val="0"/>
        <w:autoSpaceDN w:val="0"/>
        <w:adjustRightInd w:val="0"/>
        <w:spacing w:line="276" w:lineRule="auto"/>
        <w:jc w:val="both"/>
        <w:textAlignment w:val="baseline"/>
        <w:rPr>
          <w:sz w:val="20"/>
          <w:szCs w:val="20"/>
          <w:lang w:val="en-GB"/>
        </w:rPr>
      </w:pPr>
      <w:r w:rsidRPr="00233DF8">
        <w:rPr>
          <w:b/>
          <w:sz w:val="20"/>
          <w:szCs w:val="20"/>
          <w:u w:val="single"/>
          <w:lang w:val="en-GB"/>
        </w:rPr>
        <w:t>Law and jurisdiction</w:t>
      </w:r>
    </w:p>
    <w:p w14:paraId="06AC95E1" w14:textId="77777777" w:rsidR="00347F8C" w:rsidRPr="00233DF8" w:rsidRDefault="00347F8C" w:rsidP="004910D8">
      <w:pPr>
        <w:tabs>
          <w:tab w:val="left" w:pos="851"/>
        </w:tabs>
        <w:overflowPunct w:val="0"/>
        <w:autoSpaceDE w:val="0"/>
        <w:autoSpaceDN w:val="0"/>
        <w:adjustRightInd w:val="0"/>
        <w:spacing w:line="276" w:lineRule="auto"/>
        <w:ind w:left="432" w:hanging="432"/>
        <w:jc w:val="both"/>
        <w:textAlignment w:val="baseline"/>
        <w:rPr>
          <w:sz w:val="20"/>
          <w:szCs w:val="20"/>
          <w:lang w:val="en-GB"/>
        </w:rPr>
      </w:pPr>
    </w:p>
    <w:p w14:paraId="25FE98CE" w14:textId="6BB16317"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This Services Contract shall be subject to and governed by the law of India and all disputes arising from or under the Services Contract shall be subject to the exclusive jurisdiction of the courts in </w:t>
      </w:r>
      <w:commentRangeStart w:id="134"/>
      <w:r w:rsidR="008863C3" w:rsidRPr="00233DF8">
        <w:rPr>
          <w:rFonts w:ascii="Times New Roman" w:hAnsi="Times New Roman"/>
          <w:sz w:val="20"/>
          <w:szCs w:val="20"/>
        </w:rPr>
        <w:t>Mumbai</w:t>
      </w:r>
      <w:commentRangeEnd w:id="134"/>
      <w:r w:rsidR="000349D2" w:rsidRPr="00233DF8">
        <w:rPr>
          <w:rStyle w:val="CommentReference"/>
          <w:rFonts w:ascii="Times New Roman" w:eastAsia="Times New Roman" w:hAnsi="Times New Roman"/>
          <w:lang w:val="en-US"/>
        </w:rPr>
        <w:commentReference w:id="134"/>
      </w:r>
      <w:r w:rsidRPr="00233DF8">
        <w:rPr>
          <w:rFonts w:ascii="Times New Roman" w:hAnsi="Times New Roman"/>
          <w:sz w:val="20"/>
          <w:szCs w:val="20"/>
        </w:rPr>
        <w:t>, India.</w:t>
      </w:r>
    </w:p>
    <w:p w14:paraId="3338D5ED" w14:textId="77777777" w:rsidR="00347F8C" w:rsidRPr="00233DF8" w:rsidRDefault="00347F8C" w:rsidP="004910D8">
      <w:pPr>
        <w:tabs>
          <w:tab w:val="left" w:pos="851"/>
        </w:tabs>
        <w:overflowPunct w:val="0"/>
        <w:autoSpaceDE w:val="0"/>
        <w:autoSpaceDN w:val="0"/>
        <w:adjustRightInd w:val="0"/>
        <w:spacing w:line="276" w:lineRule="auto"/>
        <w:ind w:left="432" w:hanging="432"/>
        <w:jc w:val="both"/>
        <w:textAlignment w:val="baseline"/>
        <w:rPr>
          <w:sz w:val="20"/>
          <w:szCs w:val="20"/>
          <w:lang w:val="en-GB"/>
        </w:rPr>
      </w:pPr>
    </w:p>
    <w:p w14:paraId="2673BCB1" w14:textId="77777777" w:rsidR="00347F8C" w:rsidRPr="00233DF8" w:rsidRDefault="00347F8C" w:rsidP="004910D8">
      <w:pPr>
        <w:tabs>
          <w:tab w:val="left" w:pos="851"/>
        </w:tabs>
        <w:overflowPunct w:val="0"/>
        <w:autoSpaceDE w:val="0"/>
        <w:autoSpaceDN w:val="0"/>
        <w:adjustRightInd w:val="0"/>
        <w:spacing w:line="276" w:lineRule="auto"/>
        <w:ind w:left="432" w:hanging="432"/>
        <w:jc w:val="both"/>
        <w:textAlignment w:val="baseline"/>
        <w:rPr>
          <w:b/>
          <w:bCs/>
          <w:sz w:val="20"/>
          <w:szCs w:val="20"/>
          <w:u w:val="single"/>
          <w:lang w:val="en-GB"/>
        </w:rPr>
      </w:pPr>
      <w:r w:rsidRPr="00233DF8">
        <w:rPr>
          <w:b/>
          <w:bCs/>
          <w:sz w:val="20"/>
          <w:szCs w:val="20"/>
          <w:u w:val="single"/>
          <w:lang w:val="en-GB"/>
        </w:rPr>
        <w:t>Service quality</w:t>
      </w:r>
    </w:p>
    <w:p w14:paraId="411A92BD" w14:textId="77777777" w:rsidR="00347F8C" w:rsidRPr="00233DF8" w:rsidRDefault="00347F8C" w:rsidP="004910D8">
      <w:pPr>
        <w:tabs>
          <w:tab w:val="left" w:pos="851"/>
        </w:tabs>
        <w:overflowPunct w:val="0"/>
        <w:autoSpaceDE w:val="0"/>
        <w:autoSpaceDN w:val="0"/>
        <w:adjustRightInd w:val="0"/>
        <w:spacing w:line="276" w:lineRule="auto"/>
        <w:ind w:left="432" w:hanging="432"/>
        <w:jc w:val="both"/>
        <w:textAlignment w:val="baseline"/>
        <w:rPr>
          <w:b/>
          <w:bCs/>
          <w:sz w:val="20"/>
          <w:szCs w:val="20"/>
          <w:u w:val="single"/>
          <w:lang w:val="en-GB"/>
        </w:rPr>
      </w:pPr>
    </w:p>
    <w:p w14:paraId="337C3E98" w14:textId="32BBBAEA"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If at any time you would like to discuss with us how the Services can be improved or if you have concerns, feedback or matters to report, you are invited to telephone the project manager or director</w:t>
      </w:r>
      <w:proofErr w:type="gramStart"/>
      <w:r w:rsidRPr="00233DF8">
        <w:rPr>
          <w:rFonts w:ascii="Times New Roman" w:hAnsi="Times New Roman"/>
          <w:sz w:val="20"/>
          <w:szCs w:val="20"/>
        </w:rPr>
        <w:t>, as the case may be, involved</w:t>
      </w:r>
      <w:proofErr w:type="gramEnd"/>
      <w:r w:rsidRPr="00233DF8">
        <w:rPr>
          <w:rFonts w:ascii="Times New Roman" w:hAnsi="Times New Roman"/>
          <w:sz w:val="20"/>
          <w:szCs w:val="20"/>
        </w:rPr>
        <w:t xml:space="preserve"> in carrying out the engagement. In case your problem is not resolved, please contact Mr. Sanjeev Agarwal (email: Sanjeev.agarwal@protivitiglobal.in). We will promptly attend to any matters reported to us and do what we can to resolve the difficulties.</w:t>
      </w:r>
    </w:p>
    <w:p w14:paraId="407A1034" w14:textId="77777777" w:rsidR="00347F8C" w:rsidRPr="00233DF8" w:rsidRDefault="00347F8C" w:rsidP="004910D8">
      <w:pPr>
        <w:tabs>
          <w:tab w:val="left" w:pos="851"/>
        </w:tabs>
        <w:overflowPunct w:val="0"/>
        <w:autoSpaceDE w:val="0"/>
        <w:autoSpaceDN w:val="0"/>
        <w:adjustRightInd w:val="0"/>
        <w:spacing w:line="276" w:lineRule="auto"/>
        <w:jc w:val="both"/>
        <w:textAlignment w:val="baseline"/>
        <w:rPr>
          <w:b/>
          <w:bCs/>
          <w:sz w:val="20"/>
          <w:szCs w:val="20"/>
          <w:u w:val="single"/>
          <w:lang w:val="en-GB"/>
        </w:rPr>
      </w:pPr>
    </w:p>
    <w:p w14:paraId="25CC8391" w14:textId="77777777" w:rsidR="00347F8C" w:rsidRPr="00233DF8" w:rsidRDefault="00347F8C" w:rsidP="004910D8">
      <w:pPr>
        <w:tabs>
          <w:tab w:val="left" w:pos="851"/>
        </w:tabs>
        <w:overflowPunct w:val="0"/>
        <w:autoSpaceDE w:val="0"/>
        <w:autoSpaceDN w:val="0"/>
        <w:adjustRightInd w:val="0"/>
        <w:spacing w:line="276" w:lineRule="auto"/>
        <w:ind w:left="432" w:hanging="432"/>
        <w:jc w:val="both"/>
        <w:textAlignment w:val="baseline"/>
        <w:rPr>
          <w:b/>
          <w:bCs/>
          <w:sz w:val="20"/>
          <w:szCs w:val="20"/>
          <w:u w:val="single"/>
          <w:lang w:val="en-GB"/>
        </w:rPr>
      </w:pPr>
      <w:r w:rsidRPr="00233DF8">
        <w:rPr>
          <w:b/>
          <w:bCs/>
          <w:sz w:val="20"/>
          <w:szCs w:val="20"/>
          <w:u w:val="single"/>
          <w:lang w:val="en-GB"/>
        </w:rPr>
        <w:t>Headings</w:t>
      </w:r>
    </w:p>
    <w:p w14:paraId="31E02200" w14:textId="77777777" w:rsidR="00347F8C" w:rsidRPr="00233DF8" w:rsidRDefault="00347F8C" w:rsidP="004910D8">
      <w:pPr>
        <w:tabs>
          <w:tab w:val="left" w:pos="851"/>
        </w:tabs>
        <w:overflowPunct w:val="0"/>
        <w:autoSpaceDE w:val="0"/>
        <w:autoSpaceDN w:val="0"/>
        <w:adjustRightInd w:val="0"/>
        <w:spacing w:line="276" w:lineRule="auto"/>
        <w:jc w:val="both"/>
        <w:textAlignment w:val="baseline"/>
        <w:rPr>
          <w:sz w:val="20"/>
          <w:szCs w:val="20"/>
          <w:u w:val="single"/>
          <w:lang w:val="en-GB"/>
        </w:rPr>
      </w:pPr>
    </w:p>
    <w:p w14:paraId="7E85290C" w14:textId="380E93CD"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sz w:val="20"/>
          <w:szCs w:val="20"/>
        </w:rPr>
      </w:pPr>
      <w:r w:rsidRPr="00233DF8">
        <w:rPr>
          <w:rFonts w:ascii="Times New Roman" w:hAnsi="Times New Roman"/>
          <w:sz w:val="20"/>
          <w:szCs w:val="20"/>
        </w:rPr>
        <w:t xml:space="preserve">The heading of the clauses in the Services Contract </w:t>
      </w:r>
      <w:proofErr w:type="gramStart"/>
      <w:r w:rsidRPr="00233DF8">
        <w:rPr>
          <w:rFonts w:ascii="Times New Roman" w:hAnsi="Times New Roman"/>
          <w:sz w:val="20"/>
          <w:szCs w:val="20"/>
        </w:rPr>
        <w:t>are</w:t>
      </w:r>
      <w:proofErr w:type="gramEnd"/>
      <w:r w:rsidRPr="00233DF8">
        <w:rPr>
          <w:rFonts w:ascii="Times New Roman" w:hAnsi="Times New Roman"/>
          <w:sz w:val="20"/>
          <w:szCs w:val="20"/>
        </w:rPr>
        <w:t xml:space="preserve"> for ease of reference only and shall not affect its interpretation hereof.</w:t>
      </w:r>
    </w:p>
    <w:p w14:paraId="5584A366" w14:textId="77777777" w:rsidR="00347F8C" w:rsidRPr="00233DF8" w:rsidRDefault="00347F8C" w:rsidP="004910D8">
      <w:pPr>
        <w:tabs>
          <w:tab w:val="left" w:pos="851"/>
        </w:tabs>
        <w:overflowPunct w:val="0"/>
        <w:autoSpaceDE w:val="0"/>
        <w:autoSpaceDN w:val="0"/>
        <w:adjustRightInd w:val="0"/>
        <w:spacing w:line="276" w:lineRule="auto"/>
        <w:ind w:left="432" w:hanging="432"/>
        <w:jc w:val="both"/>
        <w:textAlignment w:val="baseline"/>
        <w:rPr>
          <w:sz w:val="20"/>
          <w:szCs w:val="20"/>
          <w:lang w:val="en-GB"/>
        </w:rPr>
      </w:pPr>
    </w:p>
    <w:p w14:paraId="5C7D6B93" w14:textId="77777777" w:rsidR="00347F8C" w:rsidRPr="00233DF8" w:rsidRDefault="00347F8C" w:rsidP="004910D8">
      <w:pPr>
        <w:numPr>
          <w:ilvl w:val="12"/>
          <w:numId w:val="0"/>
        </w:numPr>
        <w:tabs>
          <w:tab w:val="left" w:pos="284"/>
          <w:tab w:val="left" w:pos="851"/>
        </w:tabs>
        <w:overflowPunct w:val="0"/>
        <w:autoSpaceDE w:val="0"/>
        <w:autoSpaceDN w:val="0"/>
        <w:adjustRightInd w:val="0"/>
        <w:spacing w:line="276" w:lineRule="auto"/>
        <w:ind w:left="425" w:hanging="425"/>
        <w:jc w:val="both"/>
        <w:textAlignment w:val="baseline"/>
        <w:rPr>
          <w:b/>
          <w:bCs/>
          <w:sz w:val="20"/>
          <w:szCs w:val="20"/>
          <w:u w:val="single"/>
          <w:lang w:val="en-GB"/>
        </w:rPr>
      </w:pPr>
      <w:r w:rsidRPr="00233DF8">
        <w:rPr>
          <w:b/>
          <w:bCs/>
          <w:sz w:val="20"/>
          <w:szCs w:val="20"/>
          <w:u w:val="single"/>
          <w:lang w:val="en-GB"/>
        </w:rPr>
        <w:t>Entire agreement</w:t>
      </w:r>
    </w:p>
    <w:p w14:paraId="5294D957" w14:textId="77777777" w:rsidR="00347F8C" w:rsidRPr="00233DF8" w:rsidRDefault="00347F8C" w:rsidP="004910D8">
      <w:pPr>
        <w:numPr>
          <w:ilvl w:val="12"/>
          <w:numId w:val="0"/>
        </w:numPr>
        <w:tabs>
          <w:tab w:val="left" w:pos="851"/>
        </w:tabs>
        <w:overflowPunct w:val="0"/>
        <w:autoSpaceDE w:val="0"/>
        <w:autoSpaceDN w:val="0"/>
        <w:adjustRightInd w:val="0"/>
        <w:spacing w:line="276" w:lineRule="auto"/>
        <w:ind w:left="425" w:hanging="425"/>
        <w:jc w:val="both"/>
        <w:textAlignment w:val="baseline"/>
        <w:rPr>
          <w:sz w:val="20"/>
          <w:szCs w:val="20"/>
          <w:lang w:val="en-GB"/>
        </w:rPr>
      </w:pPr>
    </w:p>
    <w:p w14:paraId="4C9060F7" w14:textId="51A4F349" w:rsidR="00347F8C" w:rsidRPr="00233DF8" w:rsidRDefault="00347F8C" w:rsidP="008247A2">
      <w:pPr>
        <w:pStyle w:val="ListParagraph"/>
        <w:numPr>
          <w:ilvl w:val="0"/>
          <w:numId w:val="14"/>
        </w:numPr>
        <w:tabs>
          <w:tab w:val="left" w:pos="851"/>
        </w:tabs>
        <w:overflowPunct w:val="0"/>
        <w:autoSpaceDE w:val="0"/>
        <w:autoSpaceDN w:val="0"/>
        <w:adjustRightInd w:val="0"/>
        <w:jc w:val="both"/>
        <w:textAlignment w:val="baseline"/>
        <w:rPr>
          <w:rFonts w:ascii="Times New Roman" w:hAnsi="Times New Roman"/>
          <w:position w:val="-1"/>
          <w:sz w:val="20"/>
          <w:szCs w:val="20"/>
        </w:rPr>
        <w:sectPr w:rsidR="00347F8C" w:rsidRPr="00233DF8" w:rsidSect="00057461">
          <w:type w:val="continuous"/>
          <w:pgSz w:w="11907" w:h="16839" w:code="9"/>
          <w:pgMar w:top="1440" w:right="1440" w:bottom="1440" w:left="1350" w:header="270" w:footer="1359" w:gutter="0"/>
          <w:cols w:num="2" w:space="720"/>
          <w:titlePg/>
          <w:docGrid w:linePitch="360"/>
        </w:sectPr>
      </w:pPr>
      <w:r w:rsidRPr="00233DF8">
        <w:rPr>
          <w:rFonts w:ascii="Times New Roman" w:hAnsi="Times New Roman"/>
          <w:sz w:val="20"/>
          <w:szCs w:val="20"/>
        </w:rPr>
        <w:t xml:space="preserve">The Services Contract sets out the entire agreement and understanding between us in connection with the Services and supersedes any prior agreements, understandings, arrangements, statements or representations relating to the Services. Any modifications or variations to the Services Contract must be in writing and signed by an authorised representative of each of us.  </w:t>
      </w:r>
    </w:p>
    <w:p w14:paraId="1280896C" w14:textId="77777777" w:rsidR="004910D8" w:rsidRPr="00233DF8" w:rsidRDefault="004910D8" w:rsidP="004910D8">
      <w:pPr>
        <w:spacing w:after="200" w:line="276" w:lineRule="auto"/>
        <w:jc w:val="both"/>
        <w:rPr>
          <w:position w:val="-1"/>
          <w:sz w:val="22"/>
          <w:szCs w:val="22"/>
        </w:rPr>
        <w:sectPr w:rsidR="004910D8" w:rsidRPr="00233DF8" w:rsidSect="006822D5">
          <w:type w:val="continuous"/>
          <w:pgSz w:w="11907" w:h="16839" w:code="9"/>
          <w:pgMar w:top="1440" w:right="1440" w:bottom="1440" w:left="1350" w:header="270" w:footer="1359" w:gutter="0"/>
          <w:cols w:space="720"/>
          <w:titlePg/>
          <w:docGrid w:linePitch="360"/>
        </w:sectPr>
      </w:pPr>
    </w:p>
    <w:p w14:paraId="0222E47F" w14:textId="6B24C856" w:rsidR="00961B6B" w:rsidRPr="00233DF8" w:rsidRDefault="00961B6B" w:rsidP="004910D8">
      <w:pPr>
        <w:spacing w:after="200" w:line="276" w:lineRule="auto"/>
        <w:jc w:val="both"/>
        <w:rPr>
          <w:position w:val="-1"/>
          <w:sz w:val="22"/>
          <w:szCs w:val="22"/>
        </w:rPr>
      </w:pPr>
    </w:p>
    <w:p w14:paraId="419FFDE1" w14:textId="77777777" w:rsidR="009F15A1" w:rsidRPr="00233DF8" w:rsidRDefault="009F15A1" w:rsidP="004910D8">
      <w:pPr>
        <w:overflowPunct w:val="0"/>
        <w:autoSpaceDE w:val="0"/>
        <w:autoSpaceDN w:val="0"/>
        <w:adjustRightInd w:val="0"/>
        <w:spacing w:line="276" w:lineRule="auto"/>
        <w:jc w:val="both"/>
        <w:textAlignment w:val="baseline"/>
        <w:rPr>
          <w:b/>
          <w:bCs/>
          <w:sz w:val="22"/>
          <w:szCs w:val="22"/>
          <w:lang w:val="en-GB"/>
        </w:rPr>
      </w:pPr>
    </w:p>
    <w:p w14:paraId="4945909B" w14:textId="77777777" w:rsidR="009F15A1" w:rsidRPr="00233DF8" w:rsidRDefault="009F15A1" w:rsidP="004910D8">
      <w:pPr>
        <w:overflowPunct w:val="0"/>
        <w:autoSpaceDE w:val="0"/>
        <w:autoSpaceDN w:val="0"/>
        <w:adjustRightInd w:val="0"/>
        <w:spacing w:line="276" w:lineRule="auto"/>
        <w:jc w:val="both"/>
        <w:textAlignment w:val="baseline"/>
        <w:rPr>
          <w:b/>
          <w:bCs/>
          <w:sz w:val="22"/>
          <w:szCs w:val="22"/>
          <w:lang w:val="en-GB"/>
        </w:rPr>
      </w:pPr>
    </w:p>
    <w:p w14:paraId="245EBFA0" w14:textId="77777777" w:rsidR="009F15A1" w:rsidRPr="00233DF8" w:rsidRDefault="009F15A1" w:rsidP="004910D8">
      <w:pPr>
        <w:overflowPunct w:val="0"/>
        <w:autoSpaceDE w:val="0"/>
        <w:autoSpaceDN w:val="0"/>
        <w:adjustRightInd w:val="0"/>
        <w:spacing w:line="276" w:lineRule="auto"/>
        <w:jc w:val="both"/>
        <w:textAlignment w:val="baseline"/>
        <w:rPr>
          <w:b/>
          <w:bCs/>
          <w:sz w:val="22"/>
          <w:szCs w:val="22"/>
          <w:lang w:val="en-GB"/>
        </w:rPr>
      </w:pPr>
    </w:p>
    <w:p w14:paraId="6FE42391" w14:textId="77777777" w:rsidR="009F15A1" w:rsidRPr="00233DF8" w:rsidRDefault="009F15A1" w:rsidP="004910D8">
      <w:pPr>
        <w:overflowPunct w:val="0"/>
        <w:autoSpaceDE w:val="0"/>
        <w:autoSpaceDN w:val="0"/>
        <w:adjustRightInd w:val="0"/>
        <w:spacing w:line="276" w:lineRule="auto"/>
        <w:jc w:val="both"/>
        <w:textAlignment w:val="baseline"/>
        <w:rPr>
          <w:b/>
          <w:bCs/>
          <w:sz w:val="22"/>
          <w:szCs w:val="22"/>
          <w:lang w:val="en-GB"/>
        </w:rPr>
      </w:pPr>
    </w:p>
    <w:p w14:paraId="4DE71185" w14:textId="77777777" w:rsidR="002119EA" w:rsidRPr="00233DF8" w:rsidRDefault="002119EA" w:rsidP="004910D8">
      <w:pPr>
        <w:overflowPunct w:val="0"/>
        <w:autoSpaceDE w:val="0"/>
        <w:autoSpaceDN w:val="0"/>
        <w:adjustRightInd w:val="0"/>
        <w:spacing w:line="276" w:lineRule="auto"/>
        <w:jc w:val="both"/>
        <w:textAlignment w:val="baseline"/>
        <w:rPr>
          <w:b/>
          <w:bCs/>
          <w:sz w:val="22"/>
          <w:szCs w:val="22"/>
          <w:lang w:val="en-GB"/>
        </w:rPr>
      </w:pPr>
    </w:p>
    <w:p w14:paraId="43ECD97B" w14:textId="77777777" w:rsidR="002119EA" w:rsidRPr="00233DF8" w:rsidRDefault="002119EA" w:rsidP="004910D8">
      <w:pPr>
        <w:overflowPunct w:val="0"/>
        <w:autoSpaceDE w:val="0"/>
        <w:autoSpaceDN w:val="0"/>
        <w:adjustRightInd w:val="0"/>
        <w:spacing w:line="276" w:lineRule="auto"/>
        <w:jc w:val="both"/>
        <w:textAlignment w:val="baseline"/>
        <w:rPr>
          <w:b/>
          <w:bCs/>
          <w:sz w:val="22"/>
          <w:szCs w:val="22"/>
          <w:lang w:val="en-GB"/>
        </w:rPr>
      </w:pPr>
    </w:p>
    <w:p w14:paraId="31903868" w14:textId="77777777" w:rsidR="002119EA" w:rsidRPr="00233DF8" w:rsidRDefault="002119EA" w:rsidP="004910D8">
      <w:pPr>
        <w:overflowPunct w:val="0"/>
        <w:autoSpaceDE w:val="0"/>
        <w:autoSpaceDN w:val="0"/>
        <w:adjustRightInd w:val="0"/>
        <w:spacing w:line="276" w:lineRule="auto"/>
        <w:jc w:val="both"/>
        <w:textAlignment w:val="baseline"/>
        <w:rPr>
          <w:b/>
          <w:bCs/>
          <w:sz w:val="22"/>
          <w:szCs w:val="22"/>
          <w:lang w:val="en-GB"/>
        </w:rPr>
      </w:pPr>
    </w:p>
    <w:p w14:paraId="55B29106" w14:textId="77777777" w:rsidR="002119EA" w:rsidRPr="00233DF8" w:rsidRDefault="002119EA" w:rsidP="004910D8">
      <w:pPr>
        <w:overflowPunct w:val="0"/>
        <w:autoSpaceDE w:val="0"/>
        <w:autoSpaceDN w:val="0"/>
        <w:adjustRightInd w:val="0"/>
        <w:spacing w:line="276" w:lineRule="auto"/>
        <w:jc w:val="both"/>
        <w:textAlignment w:val="baseline"/>
        <w:rPr>
          <w:b/>
          <w:bCs/>
          <w:sz w:val="22"/>
          <w:szCs w:val="22"/>
          <w:lang w:val="en-GB"/>
        </w:rPr>
      </w:pPr>
    </w:p>
    <w:p w14:paraId="4723669C" w14:textId="77777777" w:rsidR="002119EA" w:rsidRPr="00233DF8" w:rsidRDefault="002119EA" w:rsidP="004910D8">
      <w:pPr>
        <w:overflowPunct w:val="0"/>
        <w:autoSpaceDE w:val="0"/>
        <w:autoSpaceDN w:val="0"/>
        <w:adjustRightInd w:val="0"/>
        <w:spacing w:line="276" w:lineRule="auto"/>
        <w:jc w:val="both"/>
        <w:textAlignment w:val="baseline"/>
        <w:rPr>
          <w:b/>
          <w:bCs/>
          <w:sz w:val="22"/>
          <w:szCs w:val="22"/>
          <w:lang w:val="en-GB"/>
        </w:rPr>
      </w:pPr>
    </w:p>
    <w:p w14:paraId="6DA5AAC7" w14:textId="77777777" w:rsidR="002119EA" w:rsidRPr="00233DF8" w:rsidRDefault="002119EA" w:rsidP="004910D8">
      <w:pPr>
        <w:overflowPunct w:val="0"/>
        <w:autoSpaceDE w:val="0"/>
        <w:autoSpaceDN w:val="0"/>
        <w:adjustRightInd w:val="0"/>
        <w:spacing w:line="276" w:lineRule="auto"/>
        <w:jc w:val="both"/>
        <w:textAlignment w:val="baseline"/>
        <w:rPr>
          <w:b/>
          <w:bCs/>
          <w:sz w:val="22"/>
          <w:szCs w:val="22"/>
          <w:lang w:val="en-GB"/>
        </w:rPr>
      </w:pPr>
    </w:p>
    <w:p w14:paraId="0FBC65E8" w14:textId="77777777" w:rsidR="002119EA" w:rsidRPr="00233DF8" w:rsidRDefault="002119EA" w:rsidP="004910D8">
      <w:pPr>
        <w:overflowPunct w:val="0"/>
        <w:autoSpaceDE w:val="0"/>
        <w:autoSpaceDN w:val="0"/>
        <w:adjustRightInd w:val="0"/>
        <w:spacing w:line="276" w:lineRule="auto"/>
        <w:jc w:val="both"/>
        <w:textAlignment w:val="baseline"/>
        <w:rPr>
          <w:b/>
          <w:bCs/>
          <w:sz w:val="22"/>
          <w:szCs w:val="22"/>
          <w:lang w:val="en-GB"/>
        </w:rPr>
      </w:pPr>
    </w:p>
    <w:p w14:paraId="52945766" w14:textId="77777777" w:rsidR="002119EA" w:rsidRPr="00233DF8" w:rsidRDefault="002119EA" w:rsidP="004910D8">
      <w:pPr>
        <w:overflowPunct w:val="0"/>
        <w:autoSpaceDE w:val="0"/>
        <w:autoSpaceDN w:val="0"/>
        <w:adjustRightInd w:val="0"/>
        <w:spacing w:line="276" w:lineRule="auto"/>
        <w:jc w:val="both"/>
        <w:textAlignment w:val="baseline"/>
        <w:rPr>
          <w:b/>
          <w:bCs/>
          <w:sz w:val="22"/>
          <w:szCs w:val="22"/>
          <w:lang w:val="en-GB"/>
        </w:rPr>
      </w:pPr>
    </w:p>
    <w:p w14:paraId="671255BF" w14:textId="77777777" w:rsidR="002119EA" w:rsidRPr="00233DF8" w:rsidRDefault="002119EA" w:rsidP="004910D8">
      <w:pPr>
        <w:overflowPunct w:val="0"/>
        <w:autoSpaceDE w:val="0"/>
        <w:autoSpaceDN w:val="0"/>
        <w:adjustRightInd w:val="0"/>
        <w:spacing w:line="276" w:lineRule="auto"/>
        <w:jc w:val="both"/>
        <w:textAlignment w:val="baseline"/>
        <w:rPr>
          <w:b/>
          <w:bCs/>
          <w:sz w:val="22"/>
          <w:szCs w:val="22"/>
          <w:lang w:val="en-GB"/>
        </w:rPr>
      </w:pPr>
    </w:p>
    <w:p w14:paraId="05D16BC0" w14:textId="77777777" w:rsidR="002119EA" w:rsidRPr="00233DF8" w:rsidRDefault="002119EA" w:rsidP="004910D8">
      <w:pPr>
        <w:overflowPunct w:val="0"/>
        <w:autoSpaceDE w:val="0"/>
        <w:autoSpaceDN w:val="0"/>
        <w:adjustRightInd w:val="0"/>
        <w:spacing w:line="276" w:lineRule="auto"/>
        <w:jc w:val="both"/>
        <w:textAlignment w:val="baseline"/>
        <w:rPr>
          <w:b/>
          <w:bCs/>
          <w:sz w:val="22"/>
          <w:szCs w:val="22"/>
          <w:lang w:val="en-GB"/>
        </w:rPr>
      </w:pPr>
    </w:p>
    <w:p w14:paraId="23299F03" w14:textId="77777777" w:rsidR="002119EA" w:rsidRPr="00233DF8" w:rsidRDefault="002119EA" w:rsidP="004910D8">
      <w:pPr>
        <w:overflowPunct w:val="0"/>
        <w:autoSpaceDE w:val="0"/>
        <w:autoSpaceDN w:val="0"/>
        <w:adjustRightInd w:val="0"/>
        <w:spacing w:line="276" w:lineRule="auto"/>
        <w:jc w:val="both"/>
        <w:textAlignment w:val="baseline"/>
        <w:rPr>
          <w:b/>
          <w:bCs/>
          <w:sz w:val="22"/>
          <w:szCs w:val="22"/>
          <w:lang w:val="en-GB"/>
        </w:rPr>
      </w:pPr>
    </w:p>
    <w:p w14:paraId="5CAEEE0A" w14:textId="77777777" w:rsidR="002119EA" w:rsidRPr="00233DF8" w:rsidRDefault="002119EA" w:rsidP="004910D8">
      <w:pPr>
        <w:overflowPunct w:val="0"/>
        <w:autoSpaceDE w:val="0"/>
        <w:autoSpaceDN w:val="0"/>
        <w:adjustRightInd w:val="0"/>
        <w:spacing w:line="276" w:lineRule="auto"/>
        <w:jc w:val="both"/>
        <w:textAlignment w:val="baseline"/>
        <w:rPr>
          <w:b/>
          <w:bCs/>
          <w:sz w:val="22"/>
          <w:szCs w:val="22"/>
          <w:lang w:val="en-GB"/>
        </w:rPr>
      </w:pPr>
    </w:p>
    <w:p w14:paraId="00031D15" w14:textId="77777777" w:rsidR="009F15A1" w:rsidRPr="00233DF8" w:rsidRDefault="009F15A1" w:rsidP="004910D8">
      <w:pPr>
        <w:overflowPunct w:val="0"/>
        <w:autoSpaceDE w:val="0"/>
        <w:autoSpaceDN w:val="0"/>
        <w:adjustRightInd w:val="0"/>
        <w:spacing w:line="276" w:lineRule="auto"/>
        <w:jc w:val="both"/>
        <w:textAlignment w:val="baseline"/>
        <w:rPr>
          <w:b/>
          <w:bCs/>
          <w:sz w:val="22"/>
          <w:szCs w:val="22"/>
          <w:lang w:val="en-GB"/>
        </w:rPr>
      </w:pPr>
    </w:p>
    <w:p w14:paraId="43924FBD" w14:textId="77777777" w:rsidR="00057461" w:rsidRPr="00233DF8" w:rsidRDefault="00057461" w:rsidP="004910D8">
      <w:pPr>
        <w:overflowPunct w:val="0"/>
        <w:autoSpaceDE w:val="0"/>
        <w:autoSpaceDN w:val="0"/>
        <w:adjustRightInd w:val="0"/>
        <w:spacing w:line="276" w:lineRule="auto"/>
        <w:jc w:val="both"/>
        <w:textAlignment w:val="baseline"/>
        <w:rPr>
          <w:b/>
          <w:bCs/>
          <w:sz w:val="22"/>
          <w:szCs w:val="22"/>
          <w:lang w:val="en-GB"/>
        </w:rPr>
      </w:pPr>
    </w:p>
    <w:p w14:paraId="1B56C613" w14:textId="77777777" w:rsidR="00057461" w:rsidRPr="00233DF8" w:rsidRDefault="00057461" w:rsidP="004910D8">
      <w:pPr>
        <w:overflowPunct w:val="0"/>
        <w:autoSpaceDE w:val="0"/>
        <w:autoSpaceDN w:val="0"/>
        <w:adjustRightInd w:val="0"/>
        <w:spacing w:line="276" w:lineRule="auto"/>
        <w:jc w:val="both"/>
        <w:textAlignment w:val="baseline"/>
        <w:rPr>
          <w:b/>
          <w:bCs/>
          <w:sz w:val="22"/>
          <w:szCs w:val="22"/>
          <w:lang w:val="en-GB"/>
        </w:rPr>
      </w:pPr>
    </w:p>
    <w:p w14:paraId="048D16BA" w14:textId="77777777" w:rsidR="00057461" w:rsidRPr="00233DF8" w:rsidRDefault="00057461" w:rsidP="004910D8">
      <w:pPr>
        <w:overflowPunct w:val="0"/>
        <w:autoSpaceDE w:val="0"/>
        <w:autoSpaceDN w:val="0"/>
        <w:adjustRightInd w:val="0"/>
        <w:spacing w:line="276" w:lineRule="auto"/>
        <w:jc w:val="both"/>
        <w:textAlignment w:val="baseline"/>
        <w:rPr>
          <w:b/>
          <w:bCs/>
          <w:sz w:val="22"/>
          <w:szCs w:val="22"/>
          <w:lang w:val="en-GB"/>
        </w:rPr>
      </w:pPr>
    </w:p>
    <w:p w14:paraId="24858C54" w14:textId="77777777" w:rsidR="00057461" w:rsidRPr="00233DF8" w:rsidRDefault="00057461" w:rsidP="004910D8">
      <w:pPr>
        <w:overflowPunct w:val="0"/>
        <w:autoSpaceDE w:val="0"/>
        <w:autoSpaceDN w:val="0"/>
        <w:adjustRightInd w:val="0"/>
        <w:spacing w:line="276" w:lineRule="auto"/>
        <w:jc w:val="both"/>
        <w:textAlignment w:val="baseline"/>
        <w:rPr>
          <w:b/>
          <w:bCs/>
          <w:sz w:val="22"/>
          <w:szCs w:val="22"/>
          <w:lang w:val="en-GB"/>
        </w:rPr>
      </w:pPr>
    </w:p>
    <w:p w14:paraId="6DCB4ECE" w14:textId="77777777" w:rsidR="00057461" w:rsidRPr="00233DF8" w:rsidRDefault="00057461" w:rsidP="004910D8">
      <w:pPr>
        <w:overflowPunct w:val="0"/>
        <w:autoSpaceDE w:val="0"/>
        <w:autoSpaceDN w:val="0"/>
        <w:adjustRightInd w:val="0"/>
        <w:spacing w:line="276" w:lineRule="auto"/>
        <w:jc w:val="both"/>
        <w:textAlignment w:val="baseline"/>
        <w:rPr>
          <w:b/>
          <w:bCs/>
          <w:sz w:val="22"/>
          <w:szCs w:val="22"/>
          <w:lang w:val="en-GB"/>
        </w:rPr>
      </w:pPr>
    </w:p>
    <w:p w14:paraId="79B9701F" w14:textId="77777777" w:rsidR="00057461" w:rsidRPr="00233DF8" w:rsidRDefault="00057461" w:rsidP="004910D8">
      <w:pPr>
        <w:overflowPunct w:val="0"/>
        <w:autoSpaceDE w:val="0"/>
        <w:autoSpaceDN w:val="0"/>
        <w:adjustRightInd w:val="0"/>
        <w:spacing w:line="276" w:lineRule="auto"/>
        <w:jc w:val="both"/>
        <w:textAlignment w:val="baseline"/>
        <w:rPr>
          <w:b/>
          <w:bCs/>
          <w:sz w:val="22"/>
          <w:szCs w:val="22"/>
          <w:lang w:val="en-GB"/>
        </w:rPr>
      </w:pPr>
    </w:p>
    <w:p w14:paraId="1899700D" w14:textId="77777777" w:rsidR="00057461" w:rsidRPr="00233DF8" w:rsidRDefault="00057461" w:rsidP="004910D8">
      <w:pPr>
        <w:overflowPunct w:val="0"/>
        <w:autoSpaceDE w:val="0"/>
        <w:autoSpaceDN w:val="0"/>
        <w:adjustRightInd w:val="0"/>
        <w:spacing w:line="276" w:lineRule="auto"/>
        <w:jc w:val="both"/>
        <w:textAlignment w:val="baseline"/>
        <w:rPr>
          <w:b/>
          <w:bCs/>
          <w:sz w:val="22"/>
          <w:szCs w:val="22"/>
          <w:lang w:val="en-GB"/>
        </w:rPr>
      </w:pPr>
    </w:p>
    <w:p w14:paraId="488C2226" w14:textId="77777777" w:rsidR="00057461" w:rsidRPr="00233DF8" w:rsidRDefault="00057461" w:rsidP="004910D8">
      <w:pPr>
        <w:overflowPunct w:val="0"/>
        <w:autoSpaceDE w:val="0"/>
        <w:autoSpaceDN w:val="0"/>
        <w:adjustRightInd w:val="0"/>
        <w:spacing w:line="276" w:lineRule="auto"/>
        <w:jc w:val="both"/>
        <w:textAlignment w:val="baseline"/>
        <w:rPr>
          <w:b/>
          <w:bCs/>
          <w:sz w:val="22"/>
          <w:szCs w:val="22"/>
          <w:lang w:val="en-GB"/>
        </w:rPr>
      </w:pPr>
    </w:p>
    <w:p w14:paraId="7D090110" w14:textId="77777777" w:rsidR="00057461" w:rsidRPr="00233DF8" w:rsidRDefault="00057461" w:rsidP="004910D8">
      <w:pPr>
        <w:overflowPunct w:val="0"/>
        <w:autoSpaceDE w:val="0"/>
        <w:autoSpaceDN w:val="0"/>
        <w:adjustRightInd w:val="0"/>
        <w:spacing w:line="276" w:lineRule="auto"/>
        <w:jc w:val="both"/>
        <w:textAlignment w:val="baseline"/>
        <w:rPr>
          <w:b/>
          <w:bCs/>
          <w:sz w:val="22"/>
          <w:szCs w:val="22"/>
          <w:lang w:val="en-GB"/>
        </w:rPr>
      </w:pPr>
    </w:p>
    <w:p w14:paraId="4A365B29" w14:textId="77777777" w:rsidR="00057461" w:rsidRPr="00233DF8" w:rsidRDefault="00057461" w:rsidP="004910D8">
      <w:pPr>
        <w:overflowPunct w:val="0"/>
        <w:autoSpaceDE w:val="0"/>
        <w:autoSpaceDN w:val="0"/>
        <w:adjustRightInd w:val="0"/>
        <w:spacing w:line="276" w:lineRule="auto"/>
        <w:jc w:val="both"/>
        <w:textAlignment w:val="baseline"/>
        <w:rPr>
          <w:b/>
          <w:bCs/>
          <w:sz w:val="22"/>
          <w:szCs w:val="22"/>
          <w:lang w:val="en-GB"/>
        </w:rPr>
      </w:pPr>
    </w:p>
    <w:p w14:paraId="102C399D" w14:textId="77777777" w:rsidR="00057461" w:rsidRPr="00233DF8" w:rsidRDefault="00057461" w:rsidP="004910D8">
      <w:pPr>
        <w:overflowPunct w:val="0"/>
        <w:autoSpaceDE w:val="0"/>
        <w:autoSpaceDN w:val="0"/>
        <w:adjustRightInd w:val="0"/>
        <w:spacing w:line="276" w:lineRule="auto"/>
        <w:jc w:val="both"/>
        <w:textAlignment w:val="baseline"/>
        <w:rPr>
          <w:b/>
          <w:bCs/>
          <w:sz w:val="22"/>
          <w:szCs w:val="22"/>
          <w:lang w:val="en-GB"/>
        </w:rPr>
      </w:pPr>
    </w:p>
    <w:p w14:paraId="3B2B7E4D" w14:textId="77777777" w:rsidR="00057461" w:rsidRPr="00233DF8" w:rsidRDefault="00057461" w:rsidP="004910D8">
      <w:pPr>
        <w:overflowPunct w:val="0"/>
        <w:autoSpaceDE w:val="0"/>
        <w:autoSpaceDN w:val="0"/>
        <w:adjustRightInd w:val="0"/>
        <w:spacing w:line="276" w:lineRule="auto"/>
        <w:jc w:val="both"/>
        <w:textAlignment w:val="baseline"/>
        <w:rPr>
          <w:b/>
          <w:bCs/>
          <w:sz w:val="22"/>
          <w:szCs w:val="22"/>
          <w:lang w:val="en-GB"/>
        </w:rPr>
      </w:pPr>
    </w:p>
    <w:p w14:paraId="23B80FD1" w14:textId="77777777" w:rsidR="00057461" w:rsidRPr="00233DF8" w:rsidRDefault="00057461" w:rsidP="004910D8">
      <w:pPr>
        <w:overflowPunct w:val="0"/>
        <w:autoSpaceDE w:val="0"/>
        <w:autoSpaceDN w:val="0"/>
        <w:adjustRightInd w:val="0"/>
        <w:spacing w:line="276" w:lineRule="auto"/>
        <w:jc w:val="both"/>
        <w:textAlignment w:val="baseline"/>
        <w:rPr>
          <w:b/>
          <w:bCs/>
          <w:sz w:val="22"/>
          <w:szCs w:val="22"/>
          <w:lang w:val="en-GB"/>
        </w:rPr>
      </w:pPr>
    </w:p>
    <w:p w14:paraId="23F8A760" w14:textId="77777777" w:rsidR="00057461" w:rsidRPr="00233DF8" w:rsidRDefault="00057461" w:rsidP="004910D8">
      <w:pPr>
        <w:overflowPunct w:val="0"/>
        <w:autoSpaceDE w:val="0"/>
        <w:autoSpaceDN w:val="0"/>
        <w:adjustRightInd w:val="0"/>
        <w:spacing w:line="276" w:lineRule="auto"/>
        <w:jc w:val="both"/>
        <w:textAlignment w:val="baseline"/>
        <w:rPr>
          <w:b/>
          <w:bCs/>
          <w:sz w:val="22"/>
          <w:szCs w:val="22"/>
          <w:lang w:val="en-GB"/>
        </w:rPr>
      </w:pPr>
    </w:p>
    <w:p w14:paraId="44FABCF9" w14:textId="674382AA" w:rsidR="00961B6B" w:rsidRPr="00233DF8" w:rsidRDefault="00961B6B" w:rsidP="004910D8">
      <w:pPr>
        <w:overflowPunct w:val="0"/>
        <w:autoSpaceDE w:val="0"/>
        <w:autoSpaceDN w:val="0"/>
        <w:adjustRightInd w:val="0"/>
        <w:spacing w:line="276" w:lineRule="auto"/>
        <w:jc w:val="both"/>
        <w:textAlignment w:val="baseline"/>
        <w:rPr>
          <w:b/>
          <w:bCs/>
          <w:sz w:val="22"/>
          <w:szCs w:val="22"/>
          <w:lang w:val="en-GB"/>
        </w:rPr>
      </w:pPr>
      <w:r w:rsidRPr="00233DF8">
        <w:rPr>
          <w:b/>
          <w:bCs/>
          <w:sz w:val="22"/>
          <w:szCs w:val="22"/>
          <w:lang w:val="en-GB"/>
        </w:rPr>
        <w:t>Appendix 2: Scope of Work</w:t>
      </w:r>
    </w:p>
    <w:p w14:paraId="4B3E1C1E" w14:textId="77777777" w:rsidR="002D4A20" w:rsidRPr="00233DF8" w:rsidRDefault="002D4A20" w:rsidP="004910D8">
      <w:pPr>
        <w:overflowPunct w:val="0"/>
        <w:autoSpaceDE w:val="0"/>
        <w:autoSpaceDN w:val="0"/>
        <w:adjustRightInd w:val="0"/>
        <w:spacing w:line="276" w:lineRule="auto"/>
        <w:jc w:val="both"/>
        <w:textAlignment w:val="baseline"/>
        <w:rPr>
          <w:b/>
          <w:bCs/>
          <w:sz w:val="22"/>
          <w:szCs w:val="22"/>
          <w:lang w:val="en-GB"/>
        </w:rPr>
      </w:pPr>
    </w:p>
    <w:tbl>
      <w:tblPr>
        <w:tblW w:w="7538"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7538"/>
      </w:tblGrid>
      <w:tr w:rsidR="003534E5" w:rsidRPr="00233DF8" w14:paraId="55D506B7" w14:textId="77777777" w:rsidTr="003534E5">
        <w:trPr>
          <w:trHeight w:val="290"/>
        </w:trPr>
        <w:tc>
          <w:tcPr>
            <w:tcW w:w="7538" w:type="dxa"/>
            <w:tcBorders>
              <w:top w:val="single" w:sz="4" w:space="0" w:color="auto"/>
              <w:bottom w:val="nil"/>
            </w:tcBorders>
            <w:noWrap/>
            <w:vAlign w:val="center"/>
            <w:hideMark/>
          </w:tcPr>
          <w:p w14:paraId="2F045F9E" w14:textId="77777777" w:rsidR="003534E5" w:rsidRPr="00233DF8" w:rsidRDefault="003534E5">
            <w:pPr>
              <w:rPr>
                <w:b/>
                <w:bCs/>
                <w:color w:val="000000"/>
                <w:sz w:val="20"/>
                <w:szCs w:val="20"/>
              </w:rPr>
            </w:pPr>
            <w:r w:rsidRPr="00233DF8">
              <w:rPr>
                <w:b/>
                <w:bCs/>
                <w:color w:val="000000"/>
                <w:sz w:val="20"/>
                <w:szCs w:val="20"/>
              </w:rPr>
              <w:t>Module 1: Set-up (1 Week)</w:t>
            </w:r>
          </w:p>
        </w:tc>
      </w:tr>
      <w:tr w:rsidR="003534E5" w:rsidRPr="00233DF8" w14:paraId="183E2EE9" w14:textId="77777777" w:rsidTr="003534E5">
        <w:trPr>
          <w:trHeight w:val="290"/>
        </w:trPr>
        <w:tc>
          <w:tcPr>
            <w:tcW w:w="7538" w:type="dxa"/>
            <w:tcBorders>
              <w:top w:val="nil"/>
              <w:bottom w:val="nil"/>
            </w:tcBorders>
            <w:noWrap/>
            <w:vAlign w:val="center"/>
            <w:hideMark/>
          </w:tcPr>
          <w:p w14:paraId="686F7DE8" w14:textId="453EFF5C" w:rsidR="003534E5" w:rsidRPr="00233DF8" w:rsidRDefault="003534E5" w:rsidP="003534E5">
            <w:pPr>
              <w:ind w:firstLineChars="100" w:firstLine="200"/>
              <w:jc w:val="both"/>
              <w:rPr>
                <w:color w:val="000000"/>
                <w:sz w:val="20"/>
                <w:szCs w:val="20"/>
              </w:rPr>
            </w:pPr>
            <w:r w:rsidRPr="00233DF8">
              <w:rPr>
                <w:color w:val="000000"/>
                <w:sz w:val="20"/>
                <w:szCs w:val="20"/>
              </w:rPr>
              <w:t>1. Deploy and calibrate detection models on live CCTV IP cameras for two dealing rooms.</w:t>
            </w:r>
          </w:p>
        </w:tc>
      </w:tr>
      <w:tr w:rsidR="003534E5" w:rsidRPr="00233DF8" w14:paraId="50F8AB28" w14:textId="77777777" w:rsidTr="003534E5">
        <w:trPr>
          <w:trHeight w:val="290"/>
        </w:trPr>
        <w:tc>
          <w:tcPr>
            <w:tcW w:w="7538" w:type="dxa"/>
            <w:tcBorders>
              <w:top w:val="nil"/>
              <w:bottom w:val="nil"/>
            </w:tcBorders>
            <w:noWrap/>
            <w:vAlign w:val="center"/>
            <w:hideMark/>
          </w:tcPr>
          <w:p w14:paraId="249A5D43" w14:textId="27BEA62F" w:rsidR="003534E5" w:rsidRPr="00233DF8" w:rsidRDefault="003534E5">
            <w:pPr>
              <w:ind w:firstLineChars="100" w:firstLine="200"/>
              <w:rPr>
                <w:color w:val="000000"/>
                <w:sz w:val="20"/>
                <w:szCs w:val="20"/>
              </w:rPr>
            </w:pPr>
            <w:r w:rsidRPr="00233DF8">
              <w:rPr>
                <w:color w:val="000000"/>
                <w:sz w:val="20"/>
                <w:szCs w:val="20"/>
              </w:rPr>
              <w:t xml:space="preserve">2.Fine-tune models to </w:t>
            </w:r>
            <w:r w:rsidR="00D21856" w:rsidRPr="00233DF8">
              <w:rPr>
                <w:color w:val="000000"/>
                <w:sz w:val="20"/>
                <w:szCs w:val="20"/>
              </w:rPr>
              <w:t>optimize</w:t>
            </w:r>
            <w:r w:rsidRPr="00233DF8">
              <w:rPr>
                <w:color w:val="000000"/>
                <w:sz w:val="20"/>
                <w:szCs w:val="20"/>
              </w:rPr>
              <w:t xml:space="preserve"> detection accuracy for: </w:t>
            </w:r>
          </w:p>
        </w:tc>
      </w:tr>
      <w:tr w:rsidR="003534E5" w:rsidRPr="00233DF8" w14:paraId="7AD450F1" w14:textId="77777777" w:rsidTr="002578DC">
        <w:trPr>
          <w:trHeight w:val="56"/>
        </w:trPr>
        <w:tc>
          <w:tcPr>
            <w:tcW w:w="7538" w:type="dxa"/>
            <w:tcBorders>
              <w:top w:val="nil"/>
              <w:bottom w:val="nil"/>
            </w:tcBorders>
            <w:noWrap/>
            <w:vAlign w:val="center"/>
            <w:hideMark/>
          </w:tcPr>
          <w:p w14:paraId="6ECAF2DF" w14:textId="69CB04AD" w:rsidR="003534E5" w:rsidRPr="00233DF8" w:rsidRDefault="00B07C3E">
            <w:pPr>
              <w:ind w:firstLineChars="200" w:firstLine="400"/>
              <w:rPr>
                <w:color w:val="000000"/>
                <w:sz w:val="20"/>
                <w:szCs w:val="20"/>
              </w:rPr>
            </w:pPr>
            <w:r w:rsidRPr="00233DF8">
              <w:rPr>
                <w:color w:val="000000"/>
                <w:sz w:val="20"/>
                <w:szCs w:val="20"/>
              </w:rPr>
              <w:t>-</w:t>
            </w:r>
            <w:r w:rsidR="003534E5" w:rsidRPr="00233DF8">
              <w:rPr>
                <w:color w:val="000000"/>
                <w:sz w:val="20"/>
                <w:szCs w:val="20"/>
              </w:rPr>
              <w:t>Unauthorized access</w:t>
            </w:r>
          </w:p>
        </w:tc>
      </w:tr>
      <w:tr w:rsidR="003534E5" w:rsidRPr="00233DF8" w14:paraId="22D63C1C" w14:textId="77777777" w:rsidTr="003534E5">
        <w:trPr>
          <w:trHeight w:val="290"/>
        </w:trPr>
        <w:tc>
          <w:tcPr>
            <w:tcW w:w="7538" w:type="dxa"/>
            <w:tcBorders>
              <w:top w:val="nil"/>
              <w:bottom w:val="single" w:sz="4" w:space="0" w:color="auto"/>
            </w:tcBorders>
            <w:noWrap/>
            <w:vAlign w:val="center"/>
            <w:hideMark/>
          </w:tcPr>
          <w:p w14:paraId="3E32182D" w14:textId="2C7F41CE" w:rsidR="003534E5" w:rsidRPr="00233DF8" w:rsidRDefault="00B07C3E">
            <w:pPr>
              <w:ind w:firstLineChars="200" w:firstLine="400"/>
              <w:rPr>
                <w:color w:val="000000"/>
                <w:sz w:val="20"/>
                <w:szCs w:val="20"/>
              </w:rPr>
            </w:pPr>
            <w:r w:rsidRPr="00233DF8">
              <w:rPr>
                <w:color w:val="000000"/>
                <w:sz w:val="20"/>
                <w:szCs w:val="20"/>
              </w:rPr>
              <w:t>-</w:t>
            </w:r>
            <w:r w:rsidR="003534E5" w:rsidRPr="00233DF8">
              <w:rPr>
                <w:color w:val="000000"/>
                <w:sz w:val="20"/>
                <w:szCs w:val="20"/>
              </w:rPr>
              <w:t>Mobile phone usage</w:t>
            </w:r>
          </w:p>
        </w:tc>
      </w:tr>
      <w:tr w:rsidR="003534E5" w:rsidRPr="00233DF8" w14:paraId="3B6617DD" w14:textId="77777777" w:rsidTr="003534E5">
        <w:trPr>
          <w:trHeight w:val="290"/>
        </w:trPr>
        <w:tc>
          <w:tcPr>
            <w:tcW w:w="7538" w:type="dxa"/>
            <w:tcBorders>
              <w:top w:val="single" w:sz="4" w:space="0" w:color="auto"/>
              <w:bottom w:val="nil"/>
            </w:tcBorders>
            <w:noWrap/>
            <w:vAlign w:val="center"/>
            <w:hideMark/>
          </w:tcPr>
          <w:p w14:paraId="0FCCB5C6" w14:textId="77777777" w:rsidR="003534E5" w:rsidRPr="00233DF8" w:rsidRDefault="003534E5">
            <w:pPr>
              <w:rPr>
                <w:b/>
                <w:bCs/>
                <w:color w:val="000000"/>
                <w:sz w:val="20"/>
                <w:szCs w:val="20"/>
              </w:rPr>
            </w:pPr>
            <w:r w:rsidRPr="00233DF8">
              <w:rPr>
                <w:b/>
                <w:bCs/>
                <w:color w:val="000000"/>
                <w:sz w:val="20"/>
                <w:szCs w:val="20"/>
              </w:rPr>
              <w:t>Module 2: Review (2 Weeks)</w:t>
            </w:r>
          </w:p>
        </w:tc>
      </w:tr>
      <w:tr w:rsidR="003534E5" w:rsidRPr="00233DF8" w14:paraId="792D9EFE" w14:textId="77777777" w:rsidTr="003534E5">
        <w:trPr>
          <w:trHeight w:val="290"/>
        </w:trPr>
        <w:tc>
          <w:tcPr>
            <w:tcW w:w="7538" w:type="dxa"/>
            <w:tcBorders>
              <w:top w:val="nil"/>
              <w:bottom w:val="nil"/>
            </w:tcBorders>
            <w:noWrap/>
            <w:vAlign w:val="center"/>
            <w:hideMark/>
          </w:tcPr>
          <w:p w14:paraId="56AE5632" w14:textId="101AC08E" w:rsidR="003534E5" w:rsidRPr="00233DF8" w:rsidRDefault="003534E5">
            <w:pPr>
              <w:ind w:firstLineChars="100" w:firstLine="200"/>
              <w:rPr>
                <w:color w:val="000000"/>
                <w:sz w:val="20"/>
                <w:szCs w:val="20"/>
              </w:rPr>
            </w:pPr>
            <w:r w:rsidRPr="00233DF8">
              <w:rPr>
                <w:color w:val="000000"/>
                <w:sz w:val="20"/>
                <w:szCs w:val="20"/>
              </w:rPr>
              <w:t xml:space="preserve">1.Conduct a review across both dealing rooms to monitor and validate: </w:t>
            </w:r>
          </w:p>
        </w:tc>
      </w:tr>
      <w:tr w:rsidR="003534E5" w:rsidRPr="00233DF8" w14:paraId="431EB3B0" w14:textId="77777777" w:rsidTr="003534E5">
        <w:trPr>
          <w:trHeight w:val="290"/>
        </w:trPr>
        <w:tc>
          <w:tcPr>
            <w:tcW w:w="7538" w:type="dxa"/>
            <w:tcBorders>
              <w:top w:val="nil"/>
              <w:bottom w:val="nil"/>
            </w:tcBorders>
            <w:noWrap/>
            <w:vAlign w:val="center"/>
            <w:hideMark/>
          </w:tcPr>
          <w:p w14:paraId="66396684" w14:textId="290C5753" w:rsidR="003534E5" w:rsidRPr="00233DF8" w:rsidRDefault="00B07C3E">
            <w:pPr>
              <w:ind w:firstLineChars="200" w:firstLine="400"/>
              <w:rPr>
                <w:color w:val="000000"/>
                <w:sz w:val="20"/>
                <w:szCs w:val="20"/>
              </w:rPr>
            </w:pPr>
            <w:r w:rsidRPr="00233DF8">
              <w:rPr>
                <w:color w:val="000000"/>
                <w:sz w:val="20"/>
                <w:szCs w:val="20"/>
              </w:rPr>
              <w:t>-</w:t>
            </w:r>
            <w:r w:rsidR="003534E5" w:rsidRPr="00233DF8">
              <w:rPr>
                <w:color w:val="000000"/>
                <w:sz w:val="20"/>
                <w:szCs w:val="20"/>
              </w:rPr>
              <w:t>Unauthorized access events</w:t>
            </w:r>
          </w:p>
        </w:tc>
      </w:tr>
      <w:tr w:rsidR="003534E5" w:rsidRPr="00233DF8" w14:paraId="3677F493" w14:textId="77777777" w:rsidTr="003534E5">
        <w:trPr>
          <w:trHeight w:val="290"/>
        </w:trPr>
        <w:tc>
          <w:tcPr>
            <w:tcW w:w="7538" w:type="dxa"/>
            <w:tcBorders>
              <w:top w:val="nil"/>
              <w:bottom w:val="single" w:sz="4" w:space="0" w:color="auto"/>
            </w:tcBorders>
            <w:noWrap/>
            <w:vAlign w:val="center"/>
            <w:hideMark/>
          </w:tcPr>
          <w:p w14:paraId="0BE049B2" w14:textId="597EDCAC" w:rsidR="003534E5" w:rsidRPr="00233DF8" w:rsidRDefault="00B07C3E">
            <w:pPr>
              <w:ind w:firstLineChars="200" w:firstLine="400"/>
              <w:rPr>
                <w:color w:val="000000"/>
                <w:sz w:val="20"/>
                <w:szCs w:val="20"/>
              </w:rPr>
            </w:pPr>
            <w:r w:rsidRPr="00233DF8">
              <w:rPr>
                <w:color w:val="000000"/>
                <w:sz w:val="20"/>
                <w:szCs w:val="20"/>
              </w:rPr>
              <w:t>-</w:t>
            </w:r>
            <w:r w:rsidR="003534E5" w:rsidRPr="00233DF8">
              <w:rPr>
                <w:color w:val="000000"/>
                <w:sz w:val="20"/>
                <w:szCs w:val="20"/>
              </w:rPr>
              <w:t>Mobile phone usage inside dealing rooms</w:t>
            </w:r>
          </w:p>
        </w:tc>
      </w:tr>
      <w:tr w:rsidR="003534E5" w:rsidRPr="00233DF8" w14:paraId="04A83F9F" w14:textId="77777777" w:rsidTr="003534E5">
        <w:trPr>
          <w:trHeight w:val="290"/>
        </w:trPr>
        <w:tc>
          <w:tcPr>
            <w:tcW w:w="7538" w:type="dxa"/>
            <w:tcBorders>
              <w:top w:val="single" w:sz="4" w:space="0" w:color="auto"/>
            </w:tcBorders>
            <w:noWrap/>
            <w:vAlign w:val="center"/>
            <w:hideMark/>
          </w:tcPr>
          <w:p w14:paraId="32EE8D1C" w14:textId="77777777" w:rsidR="003534E5" w:rsidRPr="00233DF8" w:rsidRDefault="003534E5">
            <w:pPr>
              <w:rPr>
                <w:b/>
                <w:bCs/>
                <w:color w:val="000000"/>
                <w:sz w:val="20"/>
                <w:szCs w:val="20"/>
              </w:rPr>
            </w:pPr>
            <w:r w:rsidRPr="00233DF8">
              <w:rPr>
                <w:b/>
                <w:bCs/>
                <w:color w:val="000000"/>
                <w:sz w:val="20"/>
                <w:szCs w:val="20"/>
              </w:rPr>
              <w:t>Module 3: Reporting (1 Week)</w:t>
            </w:r>
          </w:p>
        </w:tc>
      </w:tr>
      <w:tr w:rsidR="003534E5" w:rsidRPr="00233DF8" w14:paraId="41552B1A" w14:textId="77777777" w:rsidTr="003534E5">
        <w:trPr>
          <w:trHeight w:val="290"/>
        </w:trPr>
        <w:tc>
          <w:tcPr>
            <w:tcW w:w="7538" w:type="dxa"/>
            <w:noWrap/>
            <w:vAlign w:val="center"/>
            <w:hideMark/>
          </w:tcPr>
          <w:p w14:paraId="459D5F13" w14:textId="47A53DED" w:rsidR="003534E5" w:rsidRPr="00233DF8" w:rsidRDefault="003534E5">
            <w:pPr>
              <w:ind w:firstLineChars="100" w:firstLine="200"/>
              <w:rPr>
                <w:color w:val="000000"/>
                <w:sz w:val="20"/>
                <w:szCs w:val="20"/>
              </w:rPr>
            </w:pPr>
            <w:r w:rsidRPr="00233DF8">
              <w:rPr>
                <w:color w:val="000000"/>
                <w:sz w:val="20"/>
                <w:szCs w:val="20"/>
              </w:rPr>
              <w:t xml:space="preserve">1.Review and compile: </w:t>
            </w:r>
          </w:p>
        </w:tc>
      </w:tr>
      <w:tr w:rsidR="003534E5" w:rsidRPr="00233DF8" w14:paraId="2E1C4895" w14:textId="77777777" w:rsidTr="003534E5">
        <w:trPr>
          <w:trHeight w:val="290"/>
        </w:trPr>
        <w:tc>
          <w:tcPr>
            <w:tcW w:w="7538" w:type="dxa"/>
            <w:noWrap/>
            <w:vAlign w:val="center"/>
            <w:hideMark/>
          </w:tcPr>
          <w:p w14:paraId="7B635E0E" w14:textId="72E4A44C" w:rsidR="003534E5" w:rsidRPr="00233DF8" w:rsidRDefault="00B07C3E">
            <w:pPr>
              <w:ind w:firstLineChars="200" w:firstLine="400"/>
              <w:rPr>
                <w:color w:val="000000"/>
                <w:sz w:val="20"/>
                <w:szCs w:val="20"/>
              </w:rPr>
            </w:pPr>
            <w:r w:rsidRPr="00233DF8">
              <w:rPr>
                <w:color w:val="000000"/>
                <w:sz w:val="20"/>
                <w:szCs w:val="20"/>
              </w:rPr>
              <w:t>-</w:t>
            </w:r>
            <w:r w:rsidR="003534E5" w:rsidRPr="00233DF8">
              <w:rPr>
                <w:color w:val="000000"/>
                <w:sz w:val="20"/>
                <w:szCs w:val="20"/>
              </w:rPr>
              <w:t>Detection outputs</w:t>
            </w:r>
          </w:p>
        </w:tc>
      </w:tr>
      <w:tr w:rsidR="003534E5" w:rsidRPr="00233DF8" w14:paraId="79100A49" w14:textId="77777777" w:rsidTr="003534E5">
        <w:trPr>
          <w:trHeight w:val="290"/>
        </w:trPr>
        <w:tc>
          <w:tcPr>
            <w:tcW w:w="7538" w:type="dxa"/>
            <w:noWrap/>
            <w:vAlign w:val="center"/>
            <w:hideMark/>
          </w:tcPr>
          <w:p w14:paraId="0E193B99" w14:textId="487FF471" w:rsidR="003534E5" w:rsidRPr="00233DF8" w:rsidRDefault="00B07C3E">
            <w:pPr>
              <w:ind w:firstLineChars="200" w:firstLine="400"/>
              <w:rPr>
                <w:color w:val="000000"/>
                <w:sz w:val="20"/>
                <w:szCs w:val="20"/>
              </w:rPr>
            </w:pPr>
            <w:r w:rsidRPr="00233DF8">
              <w:rPr>
                <w:color w:val="000000"/>
                <w:sz w:val="20"/>
                <w:szCs w:val="20"/>
              </w:rPr>
              <w:t>-</w:t>
            </w:r>
            <w:r w:rsidR="003534E5" w:rsidRPr="00233DF8">
              <w:rPr>
                <w:color w:val="000000"/>
                <w:sz w:val="20"/>
                <w:szCs w:val="20"/>
              </w:rPr>
              <w:t>Event logs and captured instances</w:t>
            </w:r>
          </w:p>
        </w:tc>
      </w:tr>
      <w:tr w:rsidR="003534E5" w:rsidRPr="00233DF8" w14:paraId="5A4F6225" w14:textId="77777777" w:rsidTr="003534E5">
        <w:trPr>
          <w:trHeight w:val="290"/>
        </w:trPr>
        <w:tc>
          <w:tcPr>
            <w:tcW w:w="7538" w:type="dxa"/>
            <w:noWrap/>
            <w:vAlign w:val="center"/>
            <w:hideMark/>
          </w:tcPr>
          <w:p w14:paraId="77678B13" w14:textId="6C05CEF8" w:rsidR="003534E5" w:rsidRPr="00233DF8" w:rsidRDefault="003534E5">
            <w:pPr>
              <w:ind w:firstLineChars="100" w:firstLine="200"/>
              <w:rPr>
                <w:color w:val="000000"/>
                <w:sz w:val="20"/>
                <w:szCs w:val="20"/>
              </w:rPr>
            </w:pPr>
            <w:r w:rsidRPr="00233DF8">
              <w:rPr>
                <w:color w:val="000000"/>
                <w:sz w:val="20"/>
                <w:szCs w:val="20"/>
              </w:rPr>
              <w:t>2.Prepare and submit report with observations</w:t>
            </w:r>
          </w:p>
        </w:tc>
      </w:tr>
    </w:tbl>
    <w:p w14:paraId="2EE0CCC8" w14:textId="61D6A0FA" w:rsidR="002B466A" w:rsidRPr="00233DF8" w:rsidRDefault="002B466A" w:rsidP="002B466A">
      <w:pPr>
        <w:spacing w:before="100" w:beforeAutospacing="1" w:after="100" w:afterAutospacing="1"/>
        <w:rPr>
          <w:sz w:val="20"/>
          <w:szCs w:val="20"/>
          <w:lang w:val="en-IN" w:eastAsia="en-IN"/>
        </w:rPr>
      </w:pPr>
      <w:r w:rsidRPr="00233DF8">
        <w:rPr>
          <w:sz w:val="20"/>
          <w:szCs w:val="20"/>
          <w:lang w:val="en-IN" w:eastAsia="en-IN"/>
        </w:rPr>
        <w:lastRenderedPageBreak/>
        <w:t>Any additions, enhancements or modifications to the above scope shall be agreed in writing between the Company and us.</w:t>
      </w:r>
    </w:p>
    <w:p w14:paraId="00D2DDFA" w14:textId="6DDD1E40" w:rsidR="00717359" w:rsidRPr="00233DF8" w:rsidRDefault="00717359" w:rsidP="002B466A">
      <w:pPr>
        <w:spacing w:before="100" w:beforeAutospacing="1" w:after="100" w:afterAutospacing="1"/>
        <w:rPr>
          <w:sz w:val="20"/>
          <w:szCs w:val="20"/>
          <w:lang w:val="en-IN" w:eastAsia="en-IN"/>
        </w:rPr>
      </w:pPr>
    </w:p>
    <w:p w14:paraId="5A12DA16" w14:textId="77777777" w:rsidR="00717359" w:rsidRPr="00233DF8" w:rsidRDefault="00717359" w:rsidP="004910D8">
      <w:pPr>
        <w:overflowPunct w:val="0"/>
        <w:autoSpaceDE w:val="0"/>
        <w:autoSpaceDN w:val="0"/>
        <w:adjustRightInd w:val="0"/>
        <w:spacing w:line="276" w:lineRule="auto"/>
        <w:jc w:val="both"/>
        <w:textAlignment w:val="baseline"/>
        <w:rPr>
          <w:b/>
          <w:bCs/>
          <w:sz w:val="22"/>
          <w:szCs w:val="22"/>
          <w:lang w:val="en-IN"/>
        </w:rPr>
      </w:pPr>
    </w:p>
    <w:p w14:paraId="69E1DD43" w14:textId="77777777" w:rsidR="00961B6B" w:rsidRPr="00233DF8" w:rsidRDefault="00961B6B" w:rsidP="004910D8">
      <w:pPr>
        <w:overflowPunct w:val="0"/>
        <w:autoSpaceDE w:val="0"/>
        <w:autoSpaceDN w:val="0"/>
        <w:adjustRightInd w:val="0"/>
        <w:spacing w:line="276" w:lineRule="auto"/>
        <w:jc w:val="both"/>
        <w:textAlignment w:val="baseline"/>
        <w:rPr>
          <w:b/>
          <w:bCs/>
          <w:sz w:val="22"/>
          <w:szCs w:val="22"/>
          <w:lang w:val="en-GB"/>
        </w:rPr>
      </w:pPr>
    </w:p>
    <w:p w14:paraId="475CDABF" w14:textId="77777777" w:rsidR="00F55B26" w:rsidRPr="00233DF8" w:rsidRDefault="00F55B26" w:rsidP="004910D8">
      <w:pPr>
        <w:spacing w:line="276" w:lineRule="auto"/>
        <w:jc w:val="both"/>
        <w:rPr>
          <w:position w:val="-1"/>
          <w:sz w:val="22"/>
          <w:szCs w:val="22"/>
        </w:rPr>
      </w:pPr>
    </w:p>
    <w:sectPr w:rsidR="00F55B26" w:rsidRPr="00233DF8" w:rsidSect="006822D5">
      <w:type w:val="continuous"/>
      <w:pgSz w:w="11907" w:h="16839" w:code="9"/>
      <w:pgMar w:top="1440" w:right="1440" w:bottom="1440" w:left="1350" w:header="270" w:footer="1359"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neha Erathi" w:date="2025-12-12T17:07:00Z" w:initials="SE">
    <w:p w14:paraId="12AA96DE" w14:textId="77777777" w:rsidR="00036E63" w:rsidRDefault="00036E63" w:rsidP="00036E63">
      <w:pPr>
        <w:pStyle w:val="CommentText"/>
      </w:pPr>
      <w:r>
        <w:rPr>
          <w:rStyle w:val="CommentReference"/>
        </w:rPr>
        <w:annotationRef/>
      </w:r>
      <w:r>
        <w:rPr>
          <w:lang w:val="en-IN"/>
        </w:rPr>
        <w:t>Note to draft: To be updated prior to execution.</w:t>
      </w:r>
    </w:p>
  </w:comment>
  <w:comment w:id="4" w:author="Dhrishti Parekh - Nuvama Group" w:date="2025-12-03T17:30:00Z" w:initials="DP">
    <w:p w14:paraId="6D3F4E60" w14:textId="3896FD4A" w:rsidR="00E3579D" w:rsidRDefault="00E3579D" w:rsidP="00E3579D">
      <w:pPr>
        <w:pStyle w:val="CommentText"/>
      </w:pPr>
      <w:r>
        <w:rPr>
          <w:rStyle w:val="CommentReference"/>
        </w:rPr>
        <w:annotationRef/>
      </w:r>
      <w:r>
        <w:rPr>
          <w:lang w:val="en-IN"/>
        </w:rPr>
        <w:t>Nuvama internal: What specific deliverables will we be receiving from them? Since the report will ultimately belong to us, we cannot agree to any restrictions on its use. Accordingly, we do not foresee the need to seek their consent.</w:t>
      </w:r>
    </w:p>
  </w:comment>
  <w:comment w:id="5" w:author="Nikhil Poojari - Nuvama Group" w:date="2025-12-05T14:39:00Z" w:initials="NP">
    <w:p w14:paraId="5DD509D9" w14:textId="77777777" w:rsidR="005D19D2" w:rsidRDefault="005D19D2" w:rsidP="005D19D2">
      <w:pPr>
        <w:pStyle w:val="CommentText"/>
      </w:pPr>
      <w:r>
        <w:rPr>
          <w:rStyle w:val="CommentReference"/>
        </w:rPr>
        <w:annotationRef/>
      </w:r>
      <w:r>
        <w:rPr>
          <w:lang w:val="en-IN"/>
        </w:rPr>
        <w:t>They will issue us a report which will consist of any unauthorized access &amp; if any use of mobile phones.</w:t>
      </w:r>
    </w:p>
  </w:comment>
  <w:comment w:id="6" w:author="Dhrishti Parekh - Nuvama Group" w:date="2025-12-22T16:42:00Z" w:initials="DP">
    <w:p w14:paraId="5BD86695" w14:textId="77777777" w:rsidR="00585AD8" w:rsidRDefault="00585AD8" w:rsidP="00585AD8">
      <w:pPr>
        <w:pStyle w:val="CommentText"/>
      </w:pPr>
      <w:r>
        <w:rPr>
          <w:rStyle w:val="CommentReference"/>
        </w:rPr>
        <w:annotationRef/>
      </w:r>
      <w:r>
        <w:rPr>
          <w:lang w:val="en-IN"/>
        </w:rPr>
        <w:t>Please refer our earlier comment. We will not take consent.</w:t>
      </w:r>
    </w:p>
  </w:comment>
  <w:comment w:id="7" w:author="Dhrishti Parekh - Nuvama Group" w:date="2025-12-24T13:15:00Z" w:initials="DP">
    <w:p w14:paraId="39ACCC61" w14:textId="77777777" w:rsidR="0039212B" w:rsidRDefault="0039212B" w:rsidP="0039212B">
      <w:pPr>
        <w:pStyle w:val="CommentText"/>
      </w:pPr>
      <w:r>
        <w:rPr>
          <w:rStyle w:val="CommentReference"/>
        </w:rPr>
        <w:annotationRef/>
      </w:r>
      <w:r>
        <w:rPr>
          <w:lang w:val="en-IN"/>
        </w:rPr>
        <w:t>Purpose to be mentioned</w:t>
      </w:r>
    </w:p>
  </w:comment>
  <w:comment w:id="8" w:author="Sanjana K (IND)" w:date="2025-12-30T12:11:00Z" w:initials="SK">
    <w:p w14:paraId="3B4FD69D" w14:textId="77777777" w:rsidR="00373086" w:rsidRDefault="00373086" w:rsidP="00373086">
      <w:pPr>
        <w:pStyle w:val="CommentText"/>
      </w:pPr>
      <w:r>
        <w:rPr>
          <w:rStyle w:val="CommentReference"/>
        </w:rPr>
        <w:annotationRef/>
      </w:r>
      <w:r>
        <w:t xml:space="preserve">The purpose of this clause is to ensure that all deliverables are used exclusively for the Client’s internal purposes. Therefore, if they are to be shared with any party outside the Client, prior consent is required. </w:t>
      </w:r>
    </w:p>
  </w:comment>
  <w:comment w:id="9" w:author="Dhrishti Parekh - Nuvama Group" w:date="2025-12-03T16:17:00Z" w:initials="DP">
    <w:p w14:paraId="240B3873" w14:textId="1C292D0F" w:rsidR="00111655" w:rsidRDefault="00111655" w:rsidP="00111655">
      <w:pPr>
        <w:pStyle w:val="CommentText"/>
      </w:pPr>
      <w:r>
        <w:rPr>
          <w:rStyle w:val="CommentReference"/>
        </w:rPr>
        <w:annotationRef/>
      </w:r>
      <w:r>
        <w:rPr>
          <w:lang w:val="en-IN"/>
        </w:rPr>
        <w:t>Nuvama internal: Business to note</w:t>
      </w:r>
    </w:p>
  </w:comment>
  <w:comment w:id="10" w:author="Nikhil Poojari - Nuvama Group" w:date="2025-12-05T14:41:00Z" w:initials="NP">
    <w:p w14:paraId="586C5E03" w14:textId="77777777" w:rsidR="005D19D2" w:rsidRDefault="005D19D2" w:rsidP="005D19D2">
      <w:pPr>
        <w:pStyle w:val="CommentText"/>
      </w:pPr>
      <w:r>
        <w:rPr>
          <w:rStyle w:val="CommentReference"/>
        </w:rPr>
        <w:annotationRef/>
      </w:r>
      <w:r>
        <w:rPr>
          <w:lang w:val="en-IN"/>
        </w:rPr>
        <w:t>Its ok</w:t>
      </w:r>
    </w:p>
  </w:comment>
  <w:comment w:id="13" w:author="Dhrishti Parekh - Nuvama Group" w:date="2025-12-03T16:14:00Z" w:initials="DP">
    <w:p w14:paraId="7BF94BCD" w14:textId="6026A27E" w:rsidR="00111655" w:rsidRDefault="00111655" w:rsidP="00111655">
      <w:pPr>
        <w:pStyle w:val="CommentText"/>
      </w:pPr>
      <w:r>
        <w:rPr>
          <w:rStyle w:val="CommentReference"/>
        </w:rPr>
        <w:annotationRef/>
      </w:r>
      <w:r>
        <w:rPr>
          <w:lang w:val="en-IN"/>
        </w:rPr>
        <w:t>Nuvama internal: Please confirm</w:t>
      </w:r>
    </w:p>
  </w:comment>
  <w:comment w:id="14" w:author="Nikhil Poojari - Nuvama Group" w:date="2025-12-05T14:46:00Z" w:initials="NP">
    <w:p w14:paraId="36114142" w14:textId="77777777" w:rsidR="005D19D2" w:rsidRDefault="005D19D2" w:rsidP="005D19D2">
      <w:pPr>
        <w:pStyle w:val="CommentText"/>
      </w:pPr>
      <w:r>
        <w:rPr>
          <w:rStyle w:val="CommentReference"/>
        </w:rPr>
        <w:annotationRef/>
      </w:r>
      <w:r>
        <w:rPr>
          <w:lang w:val="en-IN"/>
        </w:rPr>
        <w:t>Dates can be updated once the agreement is finalised</w:t>
      </w:r>
    </w:p>
  </w:comment>
  <w:comment w:id="28" w:author="Dhrishti Parekh - Nuvama Group" w:date="2026-01-09T12:46:00Z" w:initials="DP">
    <w:p w14:paraId="59321382" w14:textId="77777777" w:rsidR="005324AA" w:rsidRDefault="00173C25" w:rsidP="005324AA">
      <w:pPr>
        <w:pStyle w:val="CommentText"/>
      </w:pPr>
      <w:r>
        <w:rPr>
          <w:rStyle w:val="CommentReference"/>
        </w:rPr>
        <w:annotationRef/>
      </w:r>
      <w:r w:rsidR="005324AA">
        <w:rPr>
          <w:lang w:val="en-IN"/>
        </w:rPr>
        <w:t xml:space="preserve">We are unable to agree to this. You will need to provide a negative list of auditors who are your competitors. Additionally, we cannot accept executing an NDA with the auditors in the format prescribed by Protiviti. </w:t>
      </w:r>
    </w:p>
  </w:comment>
  <w:comment w:id="77" w:author="Dhrishti Parekh - Nuvama Group" w:date="2025-12-24T13:28:00Z" w:initials="DP">
    <w:p w14:paraId="3F7B06A9" w14:textId="4D87537D" w:rsidR="00892849" w:rsidRDefault="00892849" w:rsidP="00892849">
      <w:pPr>
        <w:pStyle w:val="CommentText"/>
      </w:pPr>
      <w:r>
        <w:rPr>
          <w:rStyle w:val="CommentReference"/>
        </w:rPr>
        <w:annotationRef/>
      </w:r>
      <w:r>
        <w:rPr>
          <w:lang w:val="en-IN"/>
        </w:rPr>
        <w:t>On receipt of compelete payment will be handed over to Nuvama</w:t>
      </w:r>
    </w:p>
  </w:comment>
  <w:comment w:id="78" w:author="Sneha Erathi" w:date="2026-01-06T18:05:00Z" w:initials="SE">
    <w:p w14:paraId="6E3434EB" w14:textId="77777777" w:rsidR="0069393D" w:rsidRDefault="0069393D" w:rsidP="0069393D">
      <w:pPr>
        <w:pStyle w:val="CommentText"/>
      </w:pPr>
      <w:r>
        <w:rPr>
          <w:rStyle w:val="CommentReference"/>
        </w:rPr>
        <w:annotationRef/>
      </w:r>
      <w:r>
        <w:rPr>
          <w:lang w:val="en-IN"/>
        </w:rPr>
        <w:t>Revised clause incorporated below. Please see.</w:t>
      </w:r>
    </w:p>
  </w:comment>
  <w:comment w:id="79" w:author="Dhrishti Parekh - Nuvama Group" w:date="2026-01-09T13:07:00Z" w:initials="DP">
    <w:p w14:paraId="4987460D" w14:textId="77777777" w:rsidR="000671BA" w:rsidRDefault="000671BA" w:rsidP="000671BA">
      <w:pPr>
        <w:pStyle w:val="CommentText"/>
      </w:pPr>
      <w:r>
        <w:rPr>
          <w:rStyle w:val="CommentReference"/>
        </w:rPr>
        <w:annotationRef/>
      </w:r>
      <w:r>
        <w:rPr>
          <w:lang w:val="en-IN"/>
        </w:rPr>
        <w:t>Modified pls check</w:t>
      </w:r>
    </w:p>
  </w:comment>
  <w:comment w:id="98" w:author="Dhrishti Parekh - Nuvama Group" w:date="2025-12-22T16:51:00Z" w:initials="DP">
    <w:p w14:paraId="6DDFF503" w14:textId="4C863C8D" w:rsidR="001A5061" w:rsidRDefault="001A5061" w:rsidP="001A5061">
      <w:pPr>
        <w:pStyle w:val="CommentText"/>
      </w:pPr>
      <w:r>
        <w:rPr>
          <w:rStyle w:val="CommentReference"/>
        </w:rPr>
        <w:annotationRef/>
      </w:r>
      <w:r>
        <w:rPr>
          <w:lang w:val="en-IN"/>
        </w:rPr>
        <w:t>@nikhil - pls confirm</w:t>
      </w:r>
    </w:p>
  </w:comment>
  <w:comment w:id="103" w:author="Dhrishti Parekh - Nuvama Group" w:date="2025-12-22T16:57:00Z" w:initials="DP">
    <w:p w14:paraId="2C5BECF8" w14:textId="77777777" w:rsidR="00D81EC1" w:rsidRDefault="00D81EC1" w:rsidP="00D81EC1">
      <w:pPr>
        <w:pStyle w:val="CommentText"/>
      </w:pPr>
      <w:r>
        <w:rPr>
          <w:rStyle w:val="CommentReference"/>
        </w:rPr>
        <w:annotationRef/>
      </w:r>
      <w:r>
        <w:rPr>
          <w:lang w:val="en-IN"/>
        </w:rPr>
        <w:t>On actual and any expense has to be with prior consent from company</w:t>
      </w:r>
    </w:p>
  </w:comment>
  <w:comment w:id="104" w:author="Dhrishti Parekh - Nuvama Group" w:date="2025-12-24T13:30:00Z" w:initials="DP">
    <w:p w14:paraId="5D9EB24B" w14:textId="77777777" w:rsidR="00D81EC1" w:rsidRDefault="00D81EC1" w:rsidP="00D81EC1">
      <w:pPr>
        <w:pStyle w:val="CommentText"/>
      </w:pPr>
      <w:r>
        <w:rPr>
          <w:rStyle w:val="CommentReference"/>
        </w:rPr>
        <w:annotationRef/>
      </w:r>
      <w:r>
        <w:rPr>
          <w:lang w:val="en-IN"/>
        </w:rPr>
        <w:t>modified</w:t>
      </w:r>
    </w:p>
  </w:comment>
  <w:comment w:id="99" w:author="Sanjana K (IND)" w:date="2025-12-30T12:48:00Z" w:initials="SK">
    <w:p w14:paraId="1E197743" w14:textId="77777777" w:rsidR="00D470A8" w:rsidRDefault="00D470A8" w:rsidP="00D470A8">
      <w:pPr>
        <w:pStyle w:val="CommentText"/>
      </w:pPr>
      <w:r>
        <w:rPr>
          <w:rStyle w:val="CommentReference"/>
        </w:rPr>
        <w:annotationRef/>
      </w:r>
      <w:r>
        <w:t xml:space="preserve">Changes not accepted. The reimbursement under this clause is for situations wherein we are called upon to produce information/personnel as witnesses in matters that we are not involved in/not rendered services in but are called upon since we are your services providers. Please see that last part of the clause, which any way covers the aspect that “Client need not reimburse incase the matter concers the Service Provider”. </w:t>
      </w:r>
    </w:p>
  </w:comment>
  <w:comment w:id="100" w:author="Dhrishti Parekh - Nuvama Group" w:date="2026-01-09T12:48:00Z" w:initials="DP">
    <w:p w14:paraId="15A23656" w14:textId="77777777" w:rsidR="005D3BCA" w:rsidRDefault="00F32B28" w:rsidP="005D3BCA">
      <w:pPr>
        <w:pStyle w:val="CommentText"/>
      </w:pPr>
      <w:r>
        <w:rPr>
          <w:rStyle w:val="CommentReference"/>
        </w:rPr>
        <w:annotationRef/>
      </w:r>
      <w:r w:rsidR="005D3BCA">
        <w:rPr>
          <w:lang w:val="en-IN"/>
        </w:rPr>
        <w:t>Modified</w:t>
      </w:r>
    </w:p>
  </w:comment>
  <w:comment w:id="110" w:author="Dhrishti Parekh - Nuvama Group" w:date="2025-12-04T13:38:00Z" w:initials="DP">
    <w:p w14:paraId="25FD625E" w14:textId="10FAD55F" w:rsidR="000A3790" w:rsidRDefault="000A3790" w:rsidP="000A3790">
      <w:pPr>
        <w:pStyle w:val="CommentText"/>
      </w:pPr>
      <w:r>
        <w:rPr>
          <w:rStyle w:val="CommentReference"/>
        </w:rPr>
        <w:annotationRef/>
      </w:r>
      <w:r>
        <w:rPr>
          <w:lang w:val="en-IN"/>
        </w:rPr>
        <w:t xml:space="preserve">Nuvama internal: Please confirm the clause suggest that we shall be responsible </w:t>
      </w:r>
      <w:r>
        <w:rPr>
          <w:color w:val="0B1845"/>
          <w:highlight w:val="white"/>
          <w:lang w:val="en-IN"/>
        </w:rPr>
        <w:t xml:space="preserve">for all management decisions, their role is to provide advice and recommendations. It is completely up to us to decide whether to use their advice and how to implement it.  If their advice needs to be put into action by our team to achieve a benefit, we are responsible for making that happen. </w:t>
      </w:r>
    </w:p>
  </w:comment>
  <w:comment w:id="111" w:author="Nikhil Poojari - Nuvama Group" w:date="2025-12-05T14:48:00Z" w:initials="NP">
    <w:p w14:paraId="472AD10F" w14:textId="77777777" w:rsidR="008416B7" w:rsidRDefault="008416B7" w:rsidP="008416B7">
      <w:pPr>
        <w:pStyle w:val="CommentText"/>
      </w:pPr>
      <w:r>
        <w:rPr>
          <w:rStyle w:val="CommentReference"/>
        </w:rPr>
        <w:annotationRef/>
      </w:r>
      <w:r>
        <w:rPr>
          <w:lang w:val="en-IN"/>
        </w:rPr>
        <w:t>Ok</w:t>
      </w:r>
    </w:p>
  </w:comment>
  <w:comment w:id="115" w:author="Dhrishti Parekh - Nuvama Group" w:date="2025-12-22T16:59:00Z" w:initials="DP">
    <w:p w14:paraId="43CD538A" w14:textId="77777777" w:rsidR="004F4946" w:rsidRDefault="000B366A" w:rsidP="004F4946">
      <w:pPr>
        <w:pStyle w:val="CommentText"/>
      </w:pPr>
      <w:r>
        <w:rPr>
          <w:rStyle w:val="CommentReference"/>
        </w:rPr>
        <w:annotationRef/>
      </w:r>
      <w:r w:rsidR="004F4946">
        <w:rPr>
          <w:lang w:val="en-IN"/>
        </w:rPr>
        <w:t>Not applicable considering the services herein</w:t>
      </w:r>
    </w:p>
  </w:comment>
  <w:comment w:id="116" w:author="Dhrishti Parekh - Nuvama Group" w:date="2025-12-24T13:40:00Z" w:initials="DP">
    <w:p w14:paraId="62AA5BA0" w14:textId="77777777" w:rsidR="003428A8" w:rsidRDefault="003428A8" w:rsidP="003428A8">
      <w:pPr>
        <w:pStyle w:val="CommentText"/>
      </w:pPr>
      <w:r>
        <w:rPr>
          <w:rStyle w:val="CommentReference"/>
        </w:rPr>
        <w:annotationRef/>
      </w:r>
      <w:r>
        <w:rPr>
          <w:lang w:val="en-IN"/>
        </w:rPr>
        <w:t>We wl check with our IT if they are coming on our premise or so acc clause to be modified</w:t>
      </w:r>
    </w:p>
  </w:comment>
  <w:comment w:id="117" w:author="Dhrishti Parekh - Nuvama Group" w:date="2025-12-29T12:31:00Z" w:initials="DP">
    <w:p w14:paraId="452D99C3" w14:textId="77777777" w:rsidR="00F0179A" w:rsidRDefault="00F0179A" w:rsidP="00F0179A">
      <w:pPr>
        <w:pStyle w:val="CommentText"/>
      </w:pPr>
      <w:r>
        <w:rPr>
          <w:rStyle w:val="CommentReference"/>
        </w:rPr>
        <w:annotationRef/>
      </w:r>
      <w:r>
        <w:rPr>
          <w:lang w:val="en-IN"/>
        </w:rPr>
        <w:t>@Nikhil - to check with IT and confirm us</w:t>
      </w:r>
    </w:p>
  </w:comment>
  <w:comment w:id="113" w:author="Dhrishti Parekh - Nuvama Group" w:date="2025-12-04T13:40:00Z" w:initials="DP">
    <w:p w14:paraId="4FC00321" w14:textId="1AB43ACD" w:rsidR="00BD0AE9" w:rsidRDefault="00BD0AE9" w:rsidP="00BD0AE9">
      <w:pPr>
        <w:pStyle w:val="CommentText"/>
      </w:pPr>
      <w:r>
        <w:rPr>
          <w:rStyle w:val="CommentReference"/>
        </w:rPr>
        <w:annotationRef/>
      </w:r>
      <w:r>
        <w:rPr>
          <w:lang w:val="en-IN"/>
        </w:rPr>
        <w:t xml:space="preserve">Nuvama internal: </w:t>
      </w:r>
      <w:r>
        <w:rPr>
          <w:color w:val="0B1845"/>
          <w:highlight w:val="white"/>
          <w:lang w:val="en-IN"/>
        </w:rPr>
        <w:t>This part says that if they need to work at our location or use our computer systems to do our job, you must provide us with the necessary access. This includes things like security passes, network logins, and any required software licenses, all at our own expense.</w:t>
      </w:r>
      <w:r>
        <w:rPr>
          <w:lang w:val="en-IN"/>
        </w:rPr>
        <w:t xml:space="preserve"> Please confirm</w:t>
      </w:r>
    </w:p>
  </w:comment>
  <w:comment w:id="114" w:author="Nikhil Poojari - Nuvama Group" w:date="2025-12-05T14:50:00Z" w:initials="NP">
    <w:p w14:paraId="1C117E60" w14:textId="77777777" w:rsidR="008416B7" w:rsidRDefault="008416B7" w:rsidP="008416B7">
      <w:pPr>
        <w:pStyle w:val="CommentText"/>
      </w:pPr>
      <w:r>
        <w:rPr>
          <w:rStyle w:val="CommentReference"/>
        </w:rPr>
        <w:annotationRef/>
      </w:r>
      <w:r>
        <w:rPr>
          <w:lang w:val="en-IN"/>
        </w:rPr>
        <w:t>Ok</w:t>
      </w:r>
    </w:p>
  </w:comment>
  <w:comment w:id="119" w:author="Dhrishti Parekh - Nuvama Group" w:date="2025-12-04T13:22:00Z" w:initials="DP">
    <w:p w14:paraId="684C4EC8" w14:textId="29B6BA10" w:rsidR="00055307" w:rsidRDefault="00055307" w:rsidP="00055307">
      <w:pPr>
        <w:pStyle w:val="CommentText"/>
      </w:pPr>
      <w:r>
        <w:rPr>
          <w:rStyle w:val="CommentReference"/>
        </w:rPr>
        <w:annotationRef/>
      </w:r>
      <w:r>
        <w:rPr>
          <w:lang w:val="en-IN"/>
        </w:rPr>
        <w:t>Nuvama internal: please confirm or is there any authorized person for this enagement</w:t>
      </w:r>
    </w:p>
  </w:comment>
  <w:comment w:id="120" w:author="Nikhil Poojari - Nuvama Group" w:date="2025-12-05T14:49:00Z" w:initials="NP">
    <w:p w14:paraId="5ED52EC4" w14:textId="77777777" w:rsidR="008416B7" w:rsidRDefault="008416B7" w:rsidP="008416B7">
      <w:pPr>
        <w:pStyle w:val="CommentText"/>
      </w:pPr>
      <w:r>
        <w:rPr>
          <w:rStyle w:val="CommentReference"/>
        </w:rPr>
        <w:annotationRef/>
      </w:r>
      <w:r>
        <w:rPr>
          <w:lang w:val="en-IN"/>
        </w:rPr>
        <w:t>Yes there is</w:t>
      </w:r>
    </w:p>
  </w:comment>
  <w:comment w:id="123" w:author="Sneha Erathi" w:date="2025-12-12T16:49:00Z" w:initials="SE">
    <w:p w14:paraId="0A402DB5" w14:textId="598DB08C" w:rsidR="00290AD4" w:rsidRDefault="00290AD4" w:rsidP="00290AD4">
      <w:pPr>
        <w:pStyle w:val="CommentText"/>
      </w:pPr>
      <w:r>
        <w:rPr>
          <w:rStyle w:val="CommentReference"/>
        </w:rPr>
        <w:annotationRef/>
      </w:r>
      <w:r>
        <w:rPr>
          <w:lang w:val="en-IN"/>
        </w:rPr>
        <w:t>Changes are not acceptable. This is an already settled position between the parties. Further, under this engagement, Protiviti is not receiving any information from NAML, we will be deploying modules on-prem and all analysis and reporting will be done on-prem. No data is coming to Protiviti.</w:t>
      </w:r>
    </w:p>
  </w:comment>
  <w:comment w:id="124" w:author="Dhrishti Parekh - Nuvama Group" w:date="2025-12-22T17:08:00Z" w:initials="DP">
    <w:p w14:paraId="450C92EC" w14:textId="77777777" w:rsidR="00F27BFB" w:rsidRDefault="00F27BFB" w:rsidP="00F27BFB">
      <w:pPr>
        <w:pStyle w:val="CommentText"/>
      </w:pPr>
      <w:r>
        <w:rPr>
          <w:rStyle w:val="CommentReference"/>
        </w:rPr>
        <w:annotationRef/>
      </w:r>
      <w:r>
        <w:rPr>
          <w:lang w:val="en-IN"/>
        </w:rPr>
        <w:t>You are getting data hence report is geneatetd</w:t>
      </w:r>
    </w:p>
  </w:comment>
  <w:comment w:id="125" w:author="Dhrishti Parekh - Nuvama Group" w:date="2025-12-24T13:53:00Z" w:initials="DP">
    <w:p w14:paraId="13308F8A" w14:textId="77777777" w:rsidR="009A2069" w:rsidRDefault="009A2069" w:rsidP="009A2069">
      <w:pPr>
        <w:pStyle w:val="CommentText"/>
      </w:pPr>
      <w:r>
        <w:rPr>
          <w:rStyle w:val="CommentReference"/>
        </w:rPr>
        <w:annotationRef/>
      </w:r>
      <w:r>
        <w:rPr>
          <w:lang w:val="en-IN"/>
        </w:rPr>
        <w:t>Restrict to term of this EL</w:t>
      </w:r>
    </w:p>
  </w:comment>
  <w:comment w:id="126" w:author="Dhrishti Parekh - Nuvama Group" w:date="2025-12-29T12:53:00Z" w:initials="DP">
    <w:p w14:paraId="57F3DC4F" w14:textId="77777777" w:rsidR="00BD01E2" w:rsidRDefault="00BD01E2" w:rsidP="00BD01E2">
      <w:pPr>
        <w:pStyle w:val="CommentText"/>
      </w:pPr>
      <w:r>
        <w:rPr>
          <w:rStyle w:val="CommentReference"/>
        </w:rPr>
        <w:annotationRef/>
      </w:r>
      <w:r>
        <w:rPr>
          <w:lang w:val="en-IN"/>
        </w:rPr>
        <w:t>modified</w:t>
      </w:r>
    </w:p>
  </w:comment>
  <w:comment w:id="127" w:author="Sanjana K (IND)" w:date="2025-12-30T11:29:00Z" w:initials="SK">
    <w:p w14:paraId="1C46FA4D" w14:textId="77777777" w:rsidR="00E1155C" w:rsidRDefault="000D5D94" w:rsidP="00E1155C">
      <w:pPr>
        <w:pStyle w:val="CommentText"/>
      </w:pPr>
      <w:r>
        <w:rPr>
          <w:rStyle w:val="CommentReference"/>
        </w:rPr>
        <w:annotationRef/>
      </w:r>
      <w:r w:rsidR="00E1155C">
        <w:t xml:space="preserve">The term period of confidentiality has to be certain/definite. The definite time period cannot be ascertained from the changes made.  Hence retaining the original position </w:t>
      </w:r>
    </w:p>
  </w:comment>
  <w:comment w:id="128" w:author="Dhrishti Parekh - Nuvama Group" w:date="2026-01-09T12:51:00Z" w:initials="DP">
    <w:p w14:paraId="1AD93B33" w14:textId="77777777" w:rsidR="00CA5469" w:rsidRDefault="00CA5469" w:rsidP="00CA5469">
      <w:pPr>
        <w:pStyle w:val="CommentText"/>
      </w:pPr>
      <w:r>
        <w:rPr>
          <w:rStyle w:val="CommentReference"/>
        </w:rPr>
        <w:annotationRef/>
      </w:r>
      <w:r>
        <w:rPr>
          <w:lang w:val="en-IN"/>
        </w:rPr>
        <w:t>Term of EL has to be defined. The clause itself is a self explanatory which clearly states that the clause shall remain in full force till the term of this EL</w:t>
      </w:r>
    </w:p>
  </w:comment>
  <w:comment w:id="133" w:author="Dhrishti Parekh - Nuvama Group" w:date="2025-12-04T11:22:00Z" w:initials="DP">
    <w:p w14:paraId="28F10B37" w14:textId="05D1041C" w:rsidR="00E5725E" w:rsidRDefault="00E5725E" w:rsidP="00E5725E">
      <w:pPr>
        <w:pStyle w:val="CommentText"/>
      </w:pPr>
      <w:r>
        <w:rPr>
          <w:rStyle w:val="CommentReference"/>
        </w:rPr>
        <w:annotationRef/>
      </w:r>
      <w:r>
        <w:rPr>
          <w:lang w:val="en-IN"/>
        </w:rPr>
        <w:t xml:space="preserve">Nuvama internal: pls confirm. </w:t>
      </w:r>
    </w:p>
  </w:comment>
  <w:comment w:id="134" w:author="Sneha Erathi" w:date="2025-12-12T16:47:00Z" w:initials="SE">
    <w:p w14:paraId="729AE62C" w14:textId="22ADCEA1" w:rsidR="000349D2" w:rsidRDefault="000349D2" w:rsidP="000349D2">
      <w:pPr>
        <w:pStyle w:val="CommentText"/>
      </w:pPr>
      <w:r>
        <w:rPr>
          <w:rStyle w:val="CommentReference"/>
        </w:rPr>
        <w:annotationRef/>
      </w:r>
      <w:r>
        <w:rPr>
          <w:lang w:val="en-IN"/>
        </w:rPr>
        <w:t>Accepted.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AA96DE" w15:done="0"/>
  <w15:commentEx w15:paraId="6D3F4E60" w15:done="1"/>
  <w15:commentEx w15:paraId="5DD509D9" w15:paraIdParent="6D3F4E60" w15:done="1"/>
  <w15:commentEx w15:paraId="5BD86695" w15:done="0"/>
  <w15:commentEx w15:paraId="39ACCC61" w15:paraIdParent="5BD86695" w15:done="0"/>
  <w15:commentEx w15:paraId="3B4FD69D" w15:paraIdParent="5BD86695" w15:done="0"/>
  <w15:commentEx w15:paraId="240B3873" w15:done="1"/>
  <w15:commentEx w15:paraId="586C5E03" w15:paraIdParent="240B3873" w15:done="1"/>
  <w15:commentEx w15:paraId="7BF94BCD" w15:done="0"/>
  <w15:commentEx w15:paraId="36114142" w15:paraIdParent="7BF94BCD" w15:done="0"/>
  <w15:commentEx w15:paraId="59321382" w15:done="0"/>
  <w15:commentEx w15:paraId="3F7B06A9" w15:done="0"/>
  <w15:commentEx w15:paraId="6E3434EB" w15:paraIdParent="3F7B06A9" w15:done="0"/>
  <w15:commentEx w15:paraId="4987460D" w15:paraIdParent="3F7B06A9" w15:done="0"/>
  <w15:commentEx w15:paraId="6DDFF503" w15:done="0"/>
  <w15:commentEx w15:paraId="2C5BECF8" w15:done="0"/>
  <w15:commentEx w15:paraId="5D9EB24B" w15:paraIdParent="2C5BECF8" w15:done="0"/>
  <w15:commentEx w15:paraId="1E197743" w15:done="0"/>
  <w15:commentEx w15:paraId="15A23656" w15:paraIdParent="1E197743" w15:done="0"/>
  <w15:commentEx w15:paraId="25FD625E" w15:done="1"/>
  <w15:commentEx w15:paraId="472AD10F" w15:paraIdParent="25FD625E" w15:done="1"/>
  <w15:commentEx w15:paraId="43CD538A" w15:done="0"/>
  <w15:commentEx w15:paraId="62AA5BA0" w15:paraIdParent="43CD538A" w15:done="0"/>
  <w15:commentEx w15:paraId="452D99C3" w15:paraIdParent="43CD538A" w15:done="0"/>
  <w15:commentEx w15:paraId="4FC00321" w15:done="1"/>
  <w15:commentEx w15:paraId="1C117E60" w15:paraIdParent="4FC00321" w15:done="1"/>
  <w15:commentEx w15:paraId="684C4EC8" w15:done="1"/>
  <w15:commentEx w15:paraId="5ED52EC4" w15:paraIdParent="684C4EC8" w15:done="1"/>
  <w15:commentEx w15:paraId="0A402DB5" w15:done="0"/>
  <w15:commentEx w15:paraId="450C92EC" w15:paraIdParent="0A402DB5" w15:done="0"/>
  <w15:commentEx w15:paraId="13308F8A" w15:paraIdParent="0A402DB5" w15:done="0"/>
  <w15:commentEx w15:paraId="57F3DC4F" w15:paraIdParent="0A402DB5" w15:done="0"/>
  <w15:commentEx w15:paraId="1C46FA4D" w15:paraIdParent="0A402DB5" w15:done="0"/>
  <w15:commentEx w15:paraId="1AD93B33" w15:paraIdParent="0A402DB5" w15:done="0"/>
  <w15:commentEx w15:paraId="28F10B37" w15:done="1"/>
  <w15:commentEx w15:paraId="729AE62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13F536" w16cex:dateUtc="2025-12-12T11:37:00Z"/>
  <w16cex:commentExtensible w16cex:durableId="22501F69" w16cex:dateUtc="2025-12-03T12:00:00Z"/>
  <w16cex:commentExtensible w16cex:durableId="63E1C191" w16cex:dateUtc="2025-12-05T09:09:00Z"/>
  <w16cex:commentExtensible w16cex:durableId="746D9B9E" w16cex:dateUtc="2025-12-22T11:12:00Z"/>
  <w16cex:commentExtensible w16cex:durableId="5B071AB2" w16cex:dateUtc="2025-12-24T07:45:00Z"/>
  <w16cex:commentExtensible w16cex:durableId="31B1B6F4" w16cex:dateUtc="2025-12-30T06:41:00Z"/>
  <w16cex:commentExtensible w16cex:durableId="0F1D90E3" w16cex:dateUtc="2025-12-03T10:47:00Z"/>
  <w16cex:commentExtensible w16cex:durableId="2B10ED6A" w16cex:dateUtc="2025-12-05T09:11:00Z"/>
  <w16cex:commentExtensible w16cex:durableId="1BBE4B32" w16cex:dateUtc="2025-12-03T10:44:00Z"/>
  <w16cex:commentExtensible w16cex:durableId="1481BD09" w16cex:dateUtc="2025-12-05T09:16:00Z"/>
  <w16cex:commentExtensible w16cex:durableId="236060C4" w16cex:dateUtc="2026-01-09T07:16:00Z"/>
  <w16cex:commentExtensible w16cex:durableId="0498B223" w16cex:dateUtc="2025-12-24T07:58:00Z"/>
  <w16cex:commentExtensible w16cex:durableId="18AC9912" w16cex:dateUtc="2026-01-06T12:35:00Z"/>
  <w16cex:commentExtensible w16cex:durableId="7F062AD1" w16cex:dateUtc="2026-01-09T07:37:00Z"/>
  <w16cex:commentExtensible w16cex:durableId="13F1B7EB" w16cex:dateUtc="2025-12-22T11:21:00Z"/>
  <w16cex:commentExtensible w16cex:durableId="60E2D9FA" w16cex:dateUtc="2025-12-22T11:27:00Z"/>
  <w16cex:commentExtensible w16cex:durableId="7ED96179" w16cex:dateUtc="2025-12-24T08:00:00Z"/>
  <w16cex:commentExtensible w16cex:durableId="461EA5F3" w16cex:dateUtc="2025-12-30T07:18:00Z"/>
  <w16cex:commentExtensible w16cex:durableId="2D90244C" w16cex:dateUtc="2026-01-09T07:18:00Z"/>
  <w16cex:commentExtensible w16cex:durableId="2363C610" w16cex:dateUtc="2025-12-04T08:08:00Z"/>
  <w16cex:commentExtensible w16cex:durableId="4B171C18" w16cex:dateUtc="2025-12-05T09:18:00Z"/>
  <w16cex:commentExtensible w16cex:durableId="5B4BAD02" w16cex:dateUtc="2025-12-22T11:29:00Z"/>
  <w16cex:commentExtensible w16cex:durableId="4A11ED24" w16cex:dateUtc="2025-12-24T08:10:00Z"/>
  <w16cex:commentExtensible w16cex:durableId="717D2470" w16cex:dateUtc="2025-12-29T07:01:00Z"/>
  <w16cex:commentExtensible w16cex:durableId="4F2FC2E0" w16cex:dateUtc="2025-12-04T08:10:00Z"/>
  <w16cex:commentExtensible w16cex:durableId="560C88C5" w16cex:dateUtc="2025-12-05T09:20:00Z"/>
  <w16cex:commentExtensible w16cex:durableId="2163CBC9" w16cex:dateUtc="2025-12-04T07:52:00Z"/>
  <w16cex:commentExtensible w16cex:durableId="57950361" w16cex:dateUtc="2025-12-05T09:19:00Z"/>
  <w16cex:commentExtensible w16cex:durableId="2A21B933" w16cex:dateUtc="2025-12-12T11:19:00Z"/>
  <w16cex:commentExtensible w16cex:durableId="78BA9167" w16cex:dateUtc="2025-12-22T11:38:00Z"/>
  <w16cex:commentExtensible w16cex:durableId="4F0FA35B" w16cex:dateUtc="2025-12-24T08:23:00Z"/>
  <w16cex:commentExtensible w16cex:durableId="0471EFAA" w16cex:dateUtc="2025-12-29T07:23:00Z"/>
  <w16cex:commentExtensible w16cex:durableId="62153DE4" w16cex:dateUtc="2025-12-30T05:59:00Z"/>
  <w16cex:commentExtensible w16cex:durableId="50606B38" w16cex:dateUtc="2026-01-09T07:21:00Z"/>
  <w16cex:commentExtensible w16cex:durableId="1C243A83" w16cex:dateUtc="2025-12-04T05:52:00Z"/>
  <w16cex:commentExtensible w16cex:durableId="70AAC3CA" w16cex:dateUtc="2025-12-12T11: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AA96DE" w16cid:durableId="4013F536"/>
  <w16cid:commentId w16cid:paraId="6D3F4E60" w16cid:durableId="22501F69"/>
  <w16cid:commentId w16cid:paraId="5DD509D9" w16cid:durableId="63E1C191"/>
  <w16cid:commentId w16cid:paraId="5BD86695" w16cid:durableId="746D9B9E"/>
  <w16cid:commentId w16cid:paraId="39ACCC61" w16cid:durableId="5B071AB2"/>
  <w16cid:commentId w16cid:paraId="3B4FD69D" w16cid:durableId="31B1B6F4"/>
  <w16cid:commentId w16cid:paraId="240B3873" w16cid:durableId="0F1D90E3"/>
  <w16cid:commentId w16cid:paraId="586C5E03" w16cid:durableId="2B10ED6A"/>
  <w16cid:commentId w16cid:paraId="7BF94BCD" w16cid:durableId="1BBE4B32"/>
  <w16cid:commentId w16cid:paraId="36114142" w16cid:durableId="1481BD09"/>
  <w16cid:commentId w16cid:paraId="59321382" w16cid:durableId="236060C4"/>
  <w16cid:commentId w16cid:paraId="3F7B06A9" w16cid:durableId="0498B223"/>
  <w16cid:commentId w16cid:paraId="6E3434EB" w16cid:durableId="18AC9912"/>
  <w16cid:commentId w16cid:paraId="4987460D" w16cid:durableId="7F062AD1"/>
  <w16cid:commentId w16cid:paraId="6DDFF503" w16cid:durableId="13F1B7EB"/>
  <w16cid:commentId w16cid:paraId="2C5BECF8" w16cid:durableId="60E2D9FA"/>
  <w16cid:commentId w16cid:paraId="5D9EB24B" w16cid:durableId="7ED96179"/>
  <w16cid:commentId w16cid:paraId="1E197743" w16cid:durableId="461EA5F3"/>
  <w16cid:commentId w16cid:paraId="15A23656" w16cid:durableId="2D90244C"/>
  <w16cid:commentId w16cid:paraId="25FD625E" w16cid:durableId="2363C610"/>
  <w16cid:commentId w16cid:paraId="472AD10F" w16cid:durableId="4B171C18"/>
  <w16cid:commentId w16cid:paraId="43CD538A" w16cid:durableId="5B4BAD02"/>
  <w16cid:commentId w16cid:paraId="62AA5BA0" w16cid:durableId="4A11ED24"/>
  <w16cid:commentId w16cid:paraId="452D99C3" w16cid:durableId="717D2470"/>
  <w16cid:commentId w16cid:paraId="4FC00321" w16cid:durableId="4F2FC2E0"/>
  <w16cid:commentId w16cid:paraId="1C117E60" w16cid:durableId="560C88C5"/>
  <w16cid:commentId w16cid:paraId="684C4EC8" w16cid:durableId="2163CBC9"/>
  <w16cid:commentId w16cid:paraId="5ED52EC4" w16cid:durableId="57950361"/>
  <w16cid:commentId w16cid:paraId="0A402DB5" w16cid:durableId="2A21B933"/>
  <w16cid:commentId w16cid:paraId="450C92EC" w16cid:durableId="78BA9167"/>
  <w16cid:commentId w16cid:paraId="13308F8A" w16cid:durableId="4F0FA35B"/>
  <w16cid:commentId w16cid:paraId="57F3DC4F" w16cid:durableId="0471EFAA"/>
  <w16cid:commentId w16cid:paraId="1C46FA4D" w16cid:durableId="62153DE4"/>
  <w16cid:commentId w16cid:paraId="1AD93B33" w16cid:durableId="50606B38"/>
  <w16cid:commentId w16cid:paraId="28F10B37" w16cid:durableId="1C243A83"/>
  <w16cid:commentId w16cid:paraId="729AE62C" w16cid:durableId="70AAC3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4F1FA" w14:textId="77777777" w:rsidR="00F241AB" w:rsidRDefault="00F241AB" w:rsidP="00407E03">
      <w:r>
        <w:separator/>
      </w:r>
    </w:p>
  </w:endnote>
  <w:endnote w:type="continuationSeparator" w:id="0">
    <w:p w14:paraId="1BF3914D" w14:textId="77777777" w:rsidR="00F241AB" w:rsidRDefault="00F241AB" w:rsidP="00407E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9E6C0" w14:textId="77777777" w:rsidR="00C17526" w:rsidRDefault="00C17526">
    <w:pPr>
      <w:pStyle w:val="Footer"/>
    </w:pPr>
    <w:r>
      <w:rPr>
        <w:noProof/>
        <w:lang w:val="en-IN" w:eastAsia="en-IN"/>
      </w:rPr>
      <mc:AlternateContent>
        <mc:Choice Requires="wps">
          <w:drawing>
            <wp:anchor distT="0" distB="0" distL="114300" distR="114300" simplePos="0" relativeHeight="251673600" behindDoc="0" locked="0" layoutInCell="1" allowOverlap="1" wp14:anchorId="1D6F15C0" wp14:editId="49A23546">
              <wp:simplePos x="0" y="0"/>
              <wp:positionH relativeFrom="column">
                <wp:posOffset>5325441</wp:posOffset>
              </wp:positionH>
              <wp:positionV relativeFrom="paragraph">
                <wp:posOffset>690880</wp:posOffset>
              </wp:positionV>
              <wp:extent cx="962108" cy="286247"/>
              <wp:effectExtent l="0" t="0" r="9525" b="0"/>
              <wp:wrapNone/>
              <wp:docPr id="3" name="Text Box 3"/>
              <wp:cNvGraphicFramePr/>
              <a:graphic xmlns:a="http://schemas.openxmlformats.org/drawingml/2006/main">
                <a:graphicData uri="http://schemas.microsoft.com/office/word/2010/wordprocessingShape">
                  <wps:wsp>
                    <wps:cNvSpPr txBox="1"/>
                    <wps:spPr>
                      <a:xfrm>
                        <a:off x="0" y="0"/>
                        <a:ext cx="962108" cy="28624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7B0C225" w14:textId="77777777" w:rsidR="00C17526" w:rsidRPr="008C7DA0" w:rsidRDefault="00C17526" w:rsidP="008C7DA0">
                          <w:pPr>
                            <w:rPr>
                              <w:sz w:val="18"/>
                            </w:rPr>
                          </w:pPr>
                          <w:r w:rsidRPr="008C7DA0">
                            <w:rPr>
                              <w:sz w:val="18"/>
                            </w:rPr>
                            <w:t xml:space="preserve">Page </w:t>
                          </w:r>
                          <w:r w:rsidRPr="008C7DA0">
                            <w:rPr>
                              <w:b/>
                              <w:sz w:val="18"/>
                            </w:rPr>
                            <w:fldChar w:fldCharType="begin"/>
                          </w:r>
                          <w:r w:rsidRPr="008C7DA0">
                            <w:rPr>
                              <w:b/>
                              <w:sz w:val="18"/>
                            </w:rPr>
                            <w:instrText xml:space="preserve"> PAGE  \* Arabic  \* MERGEFORMAT </w:instrText>
                          </w:r>
                          <w:r w:rsidRPr="008C7DA0">
                            <w:rPr>
                              <w:b/>
                              <w:sz w:val="18"/>
                            </w:rPr>
                            <w:fldChar w:fldCharType="separate"/>
                          </w:r>
                          <w:r w:rsidR="000B0E1F">
                            <w:rPr>
                              <w:b/>
                              <w:noProof/>
                              <w:sz w:val="18"/>
                            </w:rPr>
                            <w:t>18</w:t>
                          </w:r>
                          <w:r w:rsidRPr="008C7DA0">
                            <w:rPr>
                              <w:b/>
                              <w:sz w:val="18"/>
                            </w:rPr>
                            <w:fldChar w:fldCharType="end"/>
                          </w:r>
                          <w:r w:rsidRPr="008C7DA0">
                            <w:rPr>
                              <w:sz w:val="18"/>
                            </w:rPr>
                            <w:t xml:space="preserve"> of </w:t>
                          </w:r>
                          <w:r w:rsidRPr="008C7DA0">
                            <w:rPr>
                              <w:b/>
                              <w:sz w:val="18"/>
                            </w:rPr>
                            <w:fldChar w:fldCharType="begin"/>
                          </w:r>
                          <w:r w:rsidRPr="008C7DA0">
                            <w:rPr>
                              <w:b/>
                              <w:sz w:val="18"/>
                            </w:rPr>
                            <w:instrText xml:space="preserve"> NUMPAGES  \* Arabic  \* MERGEFORMAT </w:instrText>
                          </w:r>
                          <w:r w:rsidRPr="008C7DA0">
                            <w:rPr>
                              <w:b/>
                              <w:sz w:val="18"/>
                            </w:rPr>
                            <w:fldChar w:fldCharType="separate"/>
                          </w:r>
                          <w:r w:rsidR="000B0E1F">
                            <w:rPr>
                              <w:b/>
                              <w:noProof/>
                              <w:sz w:val="18"/>
                            </w:rPr>
                            <w:t>18</w:t>
                          </w:r>
                          <w:r w:rsidRPr="008C7DA0">
                            <w:rPr>
                              <w:b/>
                              <w:sz w:val="18"/>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D6F15C0" id="_x0000_t202" coordsize="21600,21600" o:spt="202" path="m,l,21600r21600,l21600,xe">
              <v:stroke joinstyle="miter"/>
              <v:path gradientshapeok="t" o:connecttype="rect"/>
            </v:shapetype>
            <v:shape id="Text Box 3" o:spid="_x0000_s1026" type="#_x0000_t202" style="position:absolute;margin-left:419.35pt;margin-top:54.4pt;width:75.75pt;height:22.5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" fillcolor="white [3201]" stroked="f" strokeweight=".5pt">
              <v:textbox>
                <w:txbxContent>
                  <w:p w14:paraId="37B0C225" w14:textId="77777777" w:rsidR="00C17526" w:rsidRPr="008C7DA0" w:rsidRDefault="00C17526" w:rsidP="008C7DA0">
                    <w:pPr>
                      <w:rPr>
                        <w:sz w:val="18"/>
                      </w:rPr>
                    </w:pPr>
                    <w:r w:rsidRPr="008C7DA0">
                      <w:rPr>
                        <w:sz w:val="18"/>
                      </w:rPr>
                      <w:t xml:space="preserve">Page </w:t>
                    </w:r>
                    <w:r w:rsidRPr="008C7DA0">
                      <w:rPr>
                        <w:b/>
                        <w:sz w:val="18"/>
                      </w:rPr>
                      <w:fldChar w:fldCharType="begin"/>
                    </w:r>
                    <w:r w:rsidRPr="008C7DA0">
                      <w:rPr>
                        <w:b/>
                        <w:sz w:val="18"/>
                      </w:rPr>
                      <w:instrText xml:space="preserve"> PAGE  \* Arabic  \* MERGEFORMAT </w:instrText>
                    </w:r>
                    <w:r w:rsidRPr="008C7DA0">
                      <w:rPr>
                        <w:b/>
                        <w:sz w:val="18"/>
                      </w:rPr>
                      <w:fldChar w:fldCharType="separate"/>
                    </w:r>
                    <w:r w:rsidR="000B0E1F">
                      <w:rPr>
                        <w:b/>
                        <w:noProof/>
                        <w:sz w:val="18"/>
                      </w:rPr>
                      <w:t>18</w:t>
                    </w:r>
                    <w:r w:rsidRPr="008C7DA0">
                      <w:rPr>
                        <w:b/>
                        <w:sz w:val="18"/>
                      </w:rPr>
                      <w:fldChar w:fldCharType="end"/>
                    </w:r>
                    <w:r w:rsidRPr="008C7DA0">
                      <w:rPr>
                        <w:sz w:val="18"/>
                      </w:rPr>
                      <w:t xml:space="preserve"> of </w:t>
                    </w:r>
                    <w:r w:rsidRPr="008C7DA0">
                      <w:rPr>
                        <w:b/>
                        <w:sz w:val="18"/>
                      </w:rPr>
                      <w:fldChar w:fldCharType="begin"/>
                    </w:r>
                    <w:r w:rsidRPr="008C7DA0">
                      <w:rPr>
                        <w:b/>
                        <w:sz w:val="18"/>
                      </w:rPr>
                      <w:instrText xml:space="preserve"> NUMPAGES  \* Arabic  \* MERGEFORMAT </w:instrText>
                    </w:r>
                    <w:r w:rsidRPr="008C7DA0">
                      <w:rPr>
                        <w:b/>
                        <w:sz w:val="18"/>
                      </w:rPr>
                      <w:fldChar w:fldCharType="separate"/>
                    </w:r>
                    <w:r w:rsidR="000B0E1F">
                      <w:rPr>
                        <w:b/>
                        <w:noProof/>
                        <w:sz w:val="18"/>
                      </w:rPr>
                      <w:t>18</w:t>
                    </w:r>
                    <w:r w:rsidRPr="008C7DA0">
                      <w:rPr>
                        <w:b/>
                        <w:sz w:val="18"/>
                      </w:rP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C9DEE" w14:textId="77777777" w:rsidR="00C17526" w:rsidRDefault="00C17526">
    <w:pPr>
      <w:pStyle w:val="Footer"/>
    </w:pPr>
    <w:r>
      <w:rPr>
        <w:noProof/>
        <w:lang w:val="en-IN" w:eastAsia="en-IN"/>
      </w:rPr>
      <mc:AlternateContent>
        <mc:Choice Requires="wps">
          <w:drawing>
            <wp:anchor distT="0" distB="0" distL="114300" distR="114300" simplePos="0" relativeHeight="251671552" behindDoc="0" locked="0" layoutInCell="1" allowOverlap="1" wp14:anchorId="67402814" wp14:editId="234E8200">
              <wp:simplePos x="0" y="0"/>
              <wp:positionH relativeFrom="column">
                <wp:posOffset>5302471</wp:posOffset>
              </wp:positionH>
              <wp:positionV relativeFrom="paragraph">
                <wp:posOffset>666115</wp:posOffset>
              </wp:positionV>
              <wp:extent cx="962108" cy="286247"/>
              <wp:effectExtent l="0" t="0" r="9525" b="0"/>
              <wp:wrapNone/>
              <wp:docPr id="1" name="Text Box 1"/>
              <wp:cNvGraphicFramePr/>
              <a:graphic xmlns:a="http://schemas.openxmlformats.org/drawingml/2006/main">
                <a:graphicData uri="http://schemas.microsoft.com/office/word/2010/wordprocessingShape">
                  <wps:wsp>
                    <wps:cNvSpPr txBox="1"/>
                    <wps:spPr>
                      <a:xfrm>
                        <a:off x="0" y="0"/>
                        <a:ext cx="962108" cy="28624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EF27665" w14:textId="6D33A2F1" w:rsidR="00C17526" w:rsidRPr="008C7DA0" w:rsidRDefault="00C17526">
                          <w:pPr>
                            <w:rPr>
                              <w:sz w:val="18"/>
                            </w:rPr>
                          </w:pPr>
                          <w:r w:rsidRPr="008C7DA0">
                            <w:rPr>
                              <w:sz w:val="18"/>
                            </w:rPr>
                            <w:t xml:space="preserve">Page </w:t>
                          </w:r>
                          <w:r w:rsidRPr="008C7DA0">
                            <w:rPr>
                              <w:b/>
                              <w:sz w:val="18"/>
                            </w:rPr>
                            <w:fldChar w:fldCharType="begin"/>
                          </w:r>
                          <w:r w:rsidRPr="008C7DA0">
                            <w:rPr>
                              <w:b/>
                              <w:sz w:val="18"/>
                            </w:rPr>
                            <w:instrText xml:space="preserve"> PAGE  \* Arabic  \* MERGEFORMAT </w:instrText>
                          </w:r>
                          <w:r w:rsidRPr="008C7DA0">
                            <w:rPr>
                              <w:b/>
                              <w:sz w:val="18"/>
                            </w:rPr>
                            <w:fldChar w:fldCharType="separate"/>
                          </w:r>
                          <w:r w:rsidR="000B0E1F">
                            <w:rPr>
                              <w:b/>
                              <w:noProof/>
                              <w:sz w:val="18"/>
                            </w:rPr>
                            <w:t>1</w:t>
                          </w:r>
                          <w:r w:rsidRPr="008C7DA0">
                            <w:rPr>
                              <w:b/>
                              <w:sz w:val="18"/>
                            </w:rPr>
                            <w:fldChar w:fldCharType="end"/>
                          </w:r>
                          <w:r w:rsidRPr="008C7DA0">
                            <w:rPr>
                              <w:sz w:val="18"/>
                            </w:rPr>
                            <w:t xml:space="preserve"> of</w:t>
                          </w:r>
                          <w:r>
                            <w:rPr>
                              <w:sz w:val="18"/>
                            </w:rPr>
                            <w:t xml:space="preserve"> </w:t>
                          </w:r>
                          <w:r w:rsidRPr="008C7DA0">
                            <w:rPr>
                              <w:b/>
                              <w:sz w:val="18"/>
                            </w:rPr>
                            <w:fldChar w:fldCharType="begin"/>
                          </w:r>
                          <w:r w:rsidRPr="008C7DA0">
                            <w:rPr>
                              <w:b/>
                              <w:sz w:val="18"/>
                            </w:rPr>
                            <w:instrText xml:space="preserve"> NUMPAGES  \* Arabic  \* MERGEFORMAT </w:instrText>
                          </w:r>
                          <w:r w:rsidRPr="008C7DA0">
                            <w:rPr>
                              <w:b/>
                              <w:sz w:val="18"/>
                            </w:rPr>
                            <w:fldChar w:fldCharType="separate"/>
                          </w:r>
                          <w:r w:rsidR="000B0E1F">
                            <w:rPr>
                              <w:b/>
                              <w:noProof/>
                              <w:sz w:val="18"/>
                            </w:rPr>
                            <w:t>18</w:t>
                          </w:r>
                          <w:r w:rsidRPr="008C7DA0">
                            <w:rPr>
                              <w:b/>
                              <w:sz w:val="18"/>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7402814" id="_x0000_t202" coordsize="21600,21600" o:spt="202" path="m,l,21600r21600,l21600,xe">
              <v:stroke joinstyle="miter"/>
              <v:path gradientshapeok="t" o:connecttype="rect"/>
            </v:shapetype>
            <v:shape id="Text Box 1" o:spid="_x0000_s1027" type="#_x0000_t202" style="position:absolute;margin-left:417.5pt;margin-top:52.45pt;width:75.75pt;height:22.5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" fillcolor="white [3201]" stroked="f" strokeweight=".5pt">
              <v:textbox>
                <w:txbxContent>
                  <w:p w14:paraId="1EF27665" w14:textId="6D33A2F1" w:rsidR="00C17526" w:rsidRPr="008C7DA0" w:rsidRDefault="00C17526">
                    <w:pPr>
                      <w:rPr>
                        <w:sz w:val="18"/>
                      </w:rPr>
                    </w:pPr>
                    <w:r w:rsidRPr="008C7DA0">
                      <w:rPr>
                        <w:sz w:val="18"/>
                      </w:rPr>
                      <w:t xml:space="preserve">Page </w:t>
                    </w:r>
                    <w:r w:rsidRPr="008C7DA0">
                      <w:rPr>
                        <w:b/>
                        <w:sz w:val="18"/>
                      </w:rPr>
                      <w:fldChar w:fldCharType="begin"/>
                    </w:r>
                    <w:r w:rsidRPr="008C7DA0">
                      <w:rPr>
                        <w:b/>
                        <w:sz w:val="18"/>
                      </w:rPr>
                      <w:instrText xml:space="preserve"> PAGE  \* Arabic  \* MERGEFORMAT </w:instrText>
                    </w:r>
                    <w:r w:rsidRPr="008C7DA0">
                      <w:rPr>
                        <w:b/>
                        <w:sz w:val="18"/>
                      </w:rPr>
                      <w:fldChar w:fldCharType="separate"/>
                    </w:r>
                    <w:r w:rsidR="000B0E1F">
                      <w:rPr>
                        <w:b/>
                        <w:noProof/>
                        <w:sz w:val="18"/>
                      </w:rPr>
                      <w:t>1</w:t>
                    </w:r>
                    <w:r w:rsidRPr="008C7DA0">
                      <w:rPr>
                        <w:b/>
                        <w:sz w:val="18"/>
                      </w:rPr>
                      <w:fldChar w:fldCharType="end"/>
                    </w:r>
                    <w:r w:rsidRPr="008C7DA0">
                      <w:rPr>
                        <w:sz w:val="18"/>
                      </w:rPr>
                      <w:t xml:space="preserve"> of</w:t>
                    </w:r>
                    <w:r>
                      <w:rPr>
                        <w:sz w:val="18"/>
                      </w:rPr>
                      <w:t xml:space="preserve"> </w:t>
                    </w:r>
                    <w:r w:rsidRPr="008C7DA0">
                      <w:rPr>
                        <w:b/>
                        <w:sz w:val="18"/>
                      </w:rPr>
                      <w:fldChar w:fldCharType="begin"/>
                    </w:r>
                    <w:r w:rsidRPr="008C7DA0">
                      <w:rPr>
                        <w:b/>
                        <w:sz w:val="18"/>
                      </w:rPr>
                      <w:instrText xml:space="preserve"> NUMPAGES  \* Arabic  \* MERGEFORMAT </w:instrText>
                    </w:r>
                    <w:r w:rsidRPr="008C7DA0">
                      <w:rPr>
                        <w:b/>
                        <w:sz w:val="18"/>
                      </w:rPr>
                      <w:fldChar w:fldCharType="separate"/>
                    </w:r>
                    <w:r w:rsidR="000B0E1F">
                      <w:rPr>
                        <w:b/>
                        <w:noProof/>
                        <w:sz w:val="18"/>
                      </w:rPr>
                      <w:t>18</w:t>
                    </w:r>
                    <w:r w:rsidRPr="008C7DA0">
                      <w:rPr>
                        <w:b/>
                        <w:sz w:val="18"/>
                      </w:rPr>
                      <w:fldChar w:fldCharType="end"/>
                    </w:r>
                  </w:p>
                </w:txbxContent>
              </v:textbox>
            </v:shape>
          </w:pict>
        </mc:Fallback>
      </mc:AlternateContent>
    </w:r>
    <w:r>
      <w:rPr>
        <w:noProof/>
        <w:lang w:val="en-IN" w:eastAsia="en-IN"/>
      </w:rPr>
      <mc:AlternateContent>
        <mc:Choice Requires="wps">
          <w:drawing>
            <wp:anchor distT="45720" distB="45720" distL="114300" distR="114300" simplePos="0" relativeHeight="251670528" behindDoc="0" locked="0" layoutInCell="1" allowOverlap="1" wp14:anchorId="15DE01B6" wp14:editId="00F45014">
              <wp:simplePos x="0" y="0"/>
              <wp:positionH relativeFrom="column">
                <wp:posOffset>-266700</wp:posOffset>
              </wp:positionH>
              <wp:positionV relativeFrom="paragraph">
                <wp:posOffset>251460</wp:posOffset>
              </wp:positionV>
              <wp:extent cx="6021705" cy="558800"/>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1705" cy="558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CC4C22" w14:textId="4264478F" w:rsidR="00C17526" w:rsidRPr="00001EC6" w:rsidRDefault="00C17526" w:rsidP="00322A32">
                          <w:pPr>
                            <w:spacing w:before="20" w:after="20"/>
                            <w:ind w:right="2925"/>
                            <w:rPr>
                              <w:rFonts w:eastAsia="Arial"/>
                              <w:i/>
                              <w:sz w:val="18"/>
                              <w:szCs w:val="18"/>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5DE01B6" id="Text Box 2" o:spid="_x0000_s1028" type="#_x0000_t202" style="position:absolute;margin-left:-21pt;margin-top:19.8pt;width:474.15pt;height:44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" stroked="f">
              <v:textbox style="mso-fit-shape-to-text:t">
                <w:txbxContent>
                  <w:p w14:paraId="6FCC4C22" w14:textId="4264478F" w:rsidR="00C17526" w:rsidRPr="00001EC6" w:rsidRDefault="00C17526" w:rsidP="00322A32">
                    <w:pPr>
                      <w:spacing w:before="20" w:after="20"/>
                      <w:ind w:right="2925"/>
                      <w:rPr>
                        <w:rFonts w:eastAsia="Arial"/>
                        <w:i/>
                        <w:sz w:val="18"/>
                        <w:szCs w:val="18"/>
                      </w:rPr>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C1C2D" w14:textId="77777777" w:rsidR="00F241AB" w:rsidRDefault="00F241AB" w:rsidP="00407E03">
      <w:r>
        <w:separator/>
      </w:r>
    </w:p>
  </w:footnote>
  <w:footnote w:type="continuationSeparator" w:id="0">
    <w:p w14:paraId="10659755" w14:textId="77777777" w:rsidR="00F241AB" w:rsidRDefault="00F241AB" w:rsidP="00407E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30" w:type="dxa"/>
      <w:tblInd w:w="-9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30"/>
    </w:tblGrid>
    <w:tr w:rsidR="00C17526" w14:paraId="6138FA35" w14:textId="77777777" w:rsidTr="00214A5D">
      <w:trPr>
        <w:trHeight w:val="224"/>
      </w:trPr>
      <w:tc>
        <w:tcPr>
          <w:tcW w:w="11130" w:type="dxa"/>
        </w:tcPr>
        <w:p w14:paraId="2F3A0E07" w14:textId="780CE142" w:rsidR="00C17526" w:rsidRPr="00C20259" w:rsidRDefault="00C17526" w:rsidP="00214A5D">
          <w:pPr>
            <w:pStyle w:val="Header"/>
            <w:rPr>
              <w:b/>
              <w:i/>
              <w:color w:val="595959" w:themeColor="text1" w:themeTint="A6"/>
              <w:sz w:val="18"/>
            </w:rPr>
          </w:pPr>
        </w:p>
      </w:tc>
    </w:tr>
    <w:tr w:rsidR="00C17526" w:rsidRPr="001F17C8" w14:paraId="717EDF63" w14:textId="77777777" w:rsidTr="00214A5D">
      <w:trPr>
        <w:trHeight w:val="876"/>
      </w:trPr>
      <w:tc>
        <w:tcPr>
          <w:tcW w:w="11130" w:type="dxa"/>
        </w:tcPr>
        <w:p w14:paraId="61E3B106" w14:textId="212A9531" w:rsidR="00C17526" w:rsidRPr="0012120E" w:rsidRDefault="00C17526" w:rsidP="00001EC6">
          <w:pPr>
            <w:pStyle w:val="Header"/>
            <w:jc w:val="right"/>
            <w:rPr>
              <w:b/>
              <w:bCs/>
              <w:i/>
              <w:iCs/>
              <w:sz w:val="18"/>
              <w:szCs w:val="18"/>
              <w:lang w:val="pt-BR"/>
            </w:rPr>
          </w:pPr>
          <w:r w:rsidRPr="009F15A1">
            <w:rPr>
              <w:noProof/>
              <w:lang w:val="en-IN" w:eastAsia="en-IN"/>
            </w:rPr>
            <w:drawing>
              <wp:anchor distT="0" distB="0" distL="114300" distR="114300" simplePos="0" relativeHeight="251674624" behindDoc="0" locked="0" layoutInCell="1" allowOverlap="1" wp14:anchorId="493B0232" wp14:editId="3E00854E">
                <wp:simplePos x="0" y="0"/>
                <wp:positionH relativeFrom="column">
                  <wp:posOffset>278572</wp:posOffset>
                </wp:positionH>
                <wp:positionV relativeFrom="paragraph">
                  <wp:posOffset>-27443</wp:posOffset>
                </wp:positionV>
                <wp:extent cx="1222375" cy="588396"/>
                <wp:effectExtent l="0" t="0" r="0" b="2540"/>
                <wp:wrapNone/>
                <wp:docPr id="746424409" name="Picture 746424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tiviti_Logo_Global Business Consulti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32493" cy="593266"/>
                        </a:xfrm>
                        <a:prstGeom prst="rect">
                          <a:avLst/>
                        </a:prstGeom>
                      </pic:spPr>
                    </pic:pic>
                  </a:graphicData>
                </a:graphic>
                <wp14:sizeRelH relativeFrom="margin">
                  <wp14:pctWidth>0</wp14:pctWidth>
                </wp14:sizeRelH>
                <wp14:sizeRelV relativeFrom="margin">
                  <wp14:pctHeight>0</wp14:pctHeight>
                </wp14:sizeRelV>
              </wp:anchor>
            </w:drawing>
          </w:r>
          <w:r w:rsidRPr="0012120E">
            <w:rPr>
              <w:b/>
              <w:bCs/>
              <w:i/>
              <w:iCs/>
              <w:sz w:val="18"/>
              <w:szCs w:val="18"/>
              <w:lang w:val="pt-BR"/>
            </w:rPr>
            <w:t>Private &amp; Confidential</w:t>
          </w:r>
        </w:p>
        <w:p w14:paraId="770B10FD" w14:textId="467AEC91" w:rsidR="00C17526" w:rsidRPr="0012120E" w:rsidRDefault="00C17526" w:rsidP="00001EC6">
          <w:pPr>
            <w:pStyle w:val="Header"/>
            <w:jc w:val="right"/>
            <w:rPr>
              <w:i/>
              <w:iCs/>
              <w:sz w:val="18"/>
              <w:szCs w:val="18"/>
              <w:lang w:val="pt-BR"/>
            </w:rPr>
          </w:pPr>
          <w:r w:rsidRPr="0012120E">
            <w:rPr>
              <w:i/>
              <w:iCs/>
              <w:sz w:val="18"/>
              <w:szCs w:val="18"/>
              <w:lang w:val="pt-BR"/>
            </w:rPr>
            <w:t>Nuvama</w:t>
          </w:r>
        </w:p>
        <w:p w14:paraId="7E97A3A1" w14:textId="59D4A336" w:rsidR="00C17526" w:rsidRPr="0012120E" w:rsidRDefault="00C17526" w:rsidP="00001EC6">
          <w:pPr>
            <w:pStyle w:val="Header"/>
            <w:jc w:val="right"/>
            <w:rPr>
              <w:i/>
              <w:iCs/>
              <w:sz w:val="18"/>
              <w:szCs w:val="18"/>
              <w:lang w:val="pt-BR"/>
            </w:rPr>
          </w:pPr>
          <w:r w:rsidRPr="0012120E">
            <w:rPr>
              <w:i/>
              <w:iCs/>
              <w:sz w:val="18"/>
              <w:szCs w:val="18"/>
              <w:lang w:val="pt-BR"/>
            </w:rPr>
            <w:t>Internal Audit</w:t>
          </w:r>
        </w:p>
        <w:p w14:paraId="1A6D6315" w14:textId="5B493290" w:rsidR="00C17526" w:rsidRPr="0012120E" w:rsidRDefault="00666785" w:rsidP="00001EC6">
          <w:pPr>
            <w:pStyle w:val="Header"/>
            <w:jc w:val="right"/>
            <w:rPr>
              <w:i/>
              <w:color w:val="595959" w:themeColor="text1" w:themeTint="A6"/>
              <w:sz w:val="18"/>
              <w:lang w:val="pt-BR"/>
            </w:rPr>
          </w:pPr>
          <w:r>
            <w:rPr>
              <w:i/>
              <w:iCs/>
              <w:sz w:val="18"/>
              <w:szCs w:val="18"/>
              <w:lang w:val="pt-BR"/>
            </w:rPr>
            <w:t>18</w:t>
          </w:r>
          <w:r w:rsidR="00C17526" w:rsidRPr="0012120E">
            <w:rPr>
              <w:i/>
              <w:iCs/>
              <w:sz w:val="18"/>
              <w:szCs w:val="18"/>
              <w:lang w:val="pt-BR"/>
            </w:rPr>
            <w:t>-</w:t>
          </w:r>
          <w:r>
            <w:rPr>
              <w:i/>
              <w:iCs/>
              <w:sz w:val="18"/>
              <w:szCs w:val="18"/>
              <w:lang w:val="pt-BR"/>
            </w:rPr>
            <w:t>11</w:t>
          </w:r>
          <w:r w:rsidR="00C17526" w:rsidRPr="0012120E">
            <w:rPr>
              <w:i/>
              <w:iCs/>
              <w:sz w:val="18"/>
              <w:szCs w:val="18"/>
              <w:lang w:val="pt-BR"/>
            </w:rPr>
            <w:t>-2025</w:t>
          </w:r>
        </w:p>
      </w:tc>
    </w:tr>
    <w:tr w:rsidR="00C17526" w:rsidRPr="001F17C8" w14:paraId="3D4B42EB" w14:textId="77777777" w:rsidTr="00214A5D">
      <w:trPr>
        <w:trHeight w:val="224"/>
      </w:trPr>
      <w:tc>
        <w:tcPr>
          <w:tcW w:w="11130" w:type="dxa"/>
        </w:tcPr>
        <w:p w14:paraId="2B4CD319" w14:textId="77777777" w:rsidR="00C17526" w:rsidRPr="0012120E" w:rsidRDefault="00C17526" w:rsidP="00F347FF">
          <w:pPr>
            <w:spacing w:before="1"/>
            <w:ind w:right="6"/>
            <w:jc w:val="right"/>
            <w:rPr>
              <w:sz w:val="18"/>
              <w:szCs w:val="18"/>
              <w:lang w:val="pt-BR"/>
            </w:rPr>
          </w:pPr>
        </w:p>
      </w:tc>
    </w:tr>
    <w:tr w:rsidR="00C17526" w:rsidRPr="001F17C8" w14:paraId="0C2F84CD" w14:textId="77777777" w:rsidTr="00214A5D">
      <w:trPr>
        <w:trHeight w:val="224"/>
      </w:trPr>
      <w:tc>
        <w:tcPr>
          <w:tcW w:w="11130" w:type="dxa"/>
        </w:tcPr>
        <w:p w14:paraId="0B530D3D" w14:textId="77777777" w:rsidR="00C17526" w:rsidRPr="0012120E" w:rsidRDefault="00C17526" w:rsidP="00214A5D">
          <w:pPr>
            <w:pStyle w:val="Header"/>
            <w:rPr>
              <w:i/>
              <w:color w:val="595959" w:themeColor="text1" w:themeTint="A6"/>
              <w:sz w:val="18"/>
              <w:lang w:val="pt-BR"/>
            </w:rPr>
          </w:pPr>
        </w:p>
      </w:tc>
    </w:tr>
  </w:tbl>
  <w:p w14:paraId="16066353" w14:textId="77777777" w:rsidR="00C17526" w:rsidRPr="0012120E" w:rsidRDefault="00C17526">
    <w:pPr>
      <w:pStyle w:val="Header"/>
      <w:rPr>
        <w:lang w:val="pt-B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944B1" w14:textId="70FEE0D3" w:rsidR="00C17526" w:rsidRDefault="00C17526" w:rsidP="009F3CAE">
    <w:pPr>
      <w:pStyle w:val="Header"/>
      <w:tabs>
        <w:tab w:val="clear" w:pos="4680"/>
        <w:tab w:val="clear" w:pos="9360"/>
        <w:tab w:val="right" w:pos="9117"/>
      </w:tabs>
    </w:pPr>
    <w:r>
      <w:rPr>
        <w:noProof/>
        <w:lang w:val="en-IN" w:eastAsia="en-IN"/>
      </w:rPr>
      <w:drawing>
        <wp:inline distT="0" distB="0" distL="0" distR="0" wp14:anchorId="3F8201A0" wp14:editId="03EDAF16">
          <wp:extent cx="1136650" cy="63027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tiviti_Logo_Global Business Consulti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6650" cy="630275"/>
                  </a:xfrm>
                  <a:prstGeom prst="rect">
                    <a:avLst/>
                  </a:prstGeom>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C22A6932"/>
    <w:lvl w:ilvl="0">
      <w:numFmt w:val="decimal"/>
      <w:lvlText w:val="*"/>
      <w:lvlJc w:val="left"/>
      <w:rPr>
        <w:rFonts w:cs="Times New Roman"/>
      </w:rPr>
    </w:lvl>
  </w:abstractNum>
  <w:abstractNum w:abstractNumId="1" w15:restartNumberingAfterBreak="0">
    <w:nsid w:val="02C84F58"/>
    <w:multiLevelType w:val="hybridMultilevel"/>
    <w:tmpl w:val="6AC68500"/>
    <w:lvl w:ilvl="0" w:tplc="799E0DAA">
      <w:start w:val="1"/>
      <w:numFmt w:val="lowerLetter"/>
      <w:lvlText w:val="%1)"/>
      <w:lvlJc w:val="left"/>
      <w:pPr>
        <w:tabs>
          <w:tab w:val="num" w:pos="786"/>
        </w:tabs>
        <w:ind w:left="786" w:hanging="360"/>
      </w:pPr>
      <w:rPr>
        <w:rFonts w:cs="Times New Roman" w:hint="default"/>
      </w:rPr>
    </w:lvl>
    <w:lvl w:ilvl="1" w:tplc="04090019" w:tentative="1">
      <w:start w:val="1"/>
      <w:numFmt w:val="lowerLetter"/>
      <w:lvlText w:val="%2."/>
      <w:lvlJc w:val="left"/>
      <w:pPr>
        <w:tabs>
          <w:tab w:val="num" w:pos="1506"/>
        </w:tabs>
        <w:ind w:left="1506" w:hanging="360"/>
      </w:pPr>
      <w:rPr>
        <w:rFonts w:cs="Times New Roman"/>
      </w:rPr>
    </w:lvl>
    <w:lvl w:ilvl="2" w:tplc="0409001B" w:tentative="1">
      <w:start w:val="1"/>
      <w:numFmt w:val="lowerRoman"/>
      <w:lvlText w:val="%3."/>
      <w:lvlJc w:val="right"/>
      <w:pPr>
        <w:tabs>
          <w:tab w:val="num" w:pos="2226"/>
        </w:tabs>
        <w:ind w:left="2226" w:hanging="180"/>
      </w:pPr>
      <w:rPr>
        <w:rFonts w:cs="Times New Roman"/>
      </w:rPr>
    </w:lvl>
    <w:lvl w:ilvl="3" w:tplc="0409000F" w:tentative="1">
      <w:start w:val="1"/>
      <w:numFmt w:val="decimal"/>
      <w:lvlText w:val="%4."/>
      <w:lvlJc w:val="left"/>
      <w:pPr>
        <w:tabs>
          <w:tab w:val="num" w:pos="2946"/>
        </w:tabs>
        <w:ind w:left="2946" w:hanging="360"/>
      </w:pPr>
      <w:rPr>
        <w:rFonts w:cs="Times New Roman"/>
      </w:rPr>
    </w:lvl>
    <w:lvl w:ilvl="4" w:tplc="04090019" w:tentative="1">
      <w:start w:val="1"/>
      <w:numFmt w:val="lowerLetter"/>
      <w:lvlText w:val="%5."/>
      <w:lvlJc w:val="left"/>
      <w:pPr>
        <w:tabs>
          <w:tab w:val="num" w:pos="3666"/>
        </w:tabs>
        <w:ind w:left="3666" w:hanging="360"/>
      </w:pPr>
      <w:rPr>
        <w:rFonts w:cs="Times New Roman"/>
      </w:rPr>
    </w:lvl>
    <w:lvl w:ilvl="5" w:tplc="0409001B" w:tentative="1">
      <w:start w:val="1"/>
      <w:numFmt w:val="lowerRoman"/>
      <w:lvlText w:val="%6."/>
      <w:lvlJc w:val="right"/>
      <w:pPr>
        <w:tabs>
          <w:tab w:val="num" w:pos="4386"/>
        </w:tabs>
        <w:ind w:left="4386" w:hanging="180"/>
      </w:pPr>
      <w:rPr>
        <w:rFonts w:cs="Times New Roman"/>
      </w:rPr>
    </w:lvl>
    <w:lvl w:ilvl="6" w:tplc="0409000F" w:tentative="1">
      <w:start w:val="1"/>
      <w:numFmt w:val="decimal"/>
      <w:lvlText w:val="%7."/>
      <w:lvlJc w:val="left"/>
      <w:pPr>
        <w:tabs>
          <w:tab w:val="num" w:pos="5106"/>
        </w:tabs>
        <w:ind w:left="5106" w:hanging="360"/>
      </w:pPr>
      <w:rPr>
        <w:rFonts w:cs="Times New Roman"/>
      </w:rPr>
    </w:lvl>
    <w:lvl w:ilvl="7" w:tplc="04090019" w:tentative="1">
      <w:start w:val="1"/>
      <w:numFmt w:val="lowerLetter"/>
      <w:lvlText w:val="%8."/>
      <w:lvlJc w:val="left"/>
      <w:pPr>
        <w:tabs>
          <w:tab w:val="num" w:pos="5826"/>
        </w:tabs>
        <w:ind w:left="5826" w:hanging="360"/>
      </w:pPr>
      <w:rPr>
        <w:rFonts w:cs="Times New Roman"/>
      </w:rPr>
    </w:lvl>
    <w:lvl w:ilvl="8" w:tplc="0409001B" w:tentative="1">
      <w:start w:val="1"/>
      <w:numFmt w:val="lowerRoman"/>
      <w:lvlText w:val="%9."/>
      <w:lvlJc w:val="right"/>
      <w:pPr>
        <w:tabs>
          <w:tab w:val="num" w:pos="6546"/>
        </w:tabs>
        <w:ind w:left="6546" w:hanging="180"/>
      </w:pPr>
      <w:rPr>
        <w:rFonts w:cs="Times New Roman"/>
      </w:rPr>
    </w:lvl>
  </w:abstractNum>
  <w:abstractNum w:abstractNumId="2" w15:restartNumberingAfterBreak="0">
    <w:nsid w:val="059F49C5"/>
    <w:multiLevelType w:val="multilevel"/>
    <w:tmpl w:val="A20C22E8"/>
    <w:lvl w:ilvl="0">
      <w:start w:val="1"/>
      <w:numFmt w:val="decimal"/>
      <w:lvlText w:val="%1."/>
      <w:lvlJc w:val="left"/>
      <w:pPr>
        <w:tabs>
          <w:tab w:val="num" w:pos="720"/>
        </w:tabs>
        <w:ind w:left="720" w:hanging="720"/>
      </w:pPr>
      <w:rPr>
        <w:rFonts w:asciiTheme="minorHAnsi" w:hAnsiTheme="minorHAnsi" w:cs="Arial" w:hint="default"/>
        <w:b/>
        <w:sz w:val="24"/>
        <w:szCs w:val="24"/>
      </w:rPr>
    </w:lvl>
    <w:lvl w:ilvl="1">
      <w:start w:val="1"/>
      <w:numFmt w:val="lowerLetter"/>
      <w:lvlText w:val="%2."/>
      <w:lvlJc w:val="left"/>
      <w:pPr>
        <w:tabs>
          <w:tab w:val="num" w:pos="720"/>
        </w:tabs>
        <w:ind w:left="720" w:hanging="720"/>
      </w:pPr>
      <w:rPr>
        <w:rFonts w:hint="default"/>
      </w:rPr>
    </w:lvl>
    <w:lvl w:ilvl="2">
      <w:start w:val="1"/>
      <w:numFmt w:val="decimal"/>
      <w:isLgl/>
      <w:lvlText w:val="%1.%2.%3"/>
      <w:lvlJc w:val="left"/>
      <w:pPr>
        <w:tabs>
          <w:tab w:val="num" w:pos="1004"/>
        </w:tabs>
        <w:ind w:left="1004" w:hanging="720"/>
      </w:pPr>
      <w:rPr>
        <w:rFonts w:hint="default"/>
      </w:rPr>
    </w:lvl>
    <w:lvl w:ilvl="3">
      <w:start w:val="1"/>
      <w:numFmt w:val="decimal"/>
      <w:isLgl/>
      <w:lvlText w:val="%1.%2.%3.%4"/>
      <w:lvlJc w:val="left"/>
      <w:pPr>
        <w:tabs>
          <w:tab w:val="num" w:pos="1364"/>
        </w:tabs>
        <w:ind w:left="1364" w:hanging="1080"/>
      </w:pPr>
      <w:rPr>
        <w:rFonts w:hint="default"/>
      </w:rPr>
    </w:lvl>
    <w:lvl w:ilvl="4">
      <w:start w:val="1"/>
      <w:numFmt w:val="decimal"/>
      <w:isLgl/>
      <w:lvlText w:val="%1.%2.%3.%4.%5"/>
      <w:lvlJc w:val="left"/>
      <w:pPr>
        <w:tabs>
          <w:tab w:val="num" w:pos="1364"/>
        </w:tabs>
        <w:ind w:left="1364" w:hanging="1080"/>
      </w:pPr>
      <w:rPr>
        <w:rFonts w:hint="default"/>
      </w:rPr>
    </w:lvl>
    <w:lvl w:ilvl="5">
      <w:start w:val="1"/>
      <w:numFmt w:val="decimal"/>
      <w:isLgl/>
      <w:lvlText w:val="%1.%2.%3.%4.%5.%6"/>
      <w:lvlJc w:val="left"/>
      <w:pPr>
        <w:tabs>
          <w:tab w:val="num" w:pos="1724"/>
        </w:tabs>
        <w:ind w:left="1724" w:hanging="1440"/>
      </w:pPr>
      <w:rPr>
        <w:rFonts w:hint="default"/>
      </w:rPr>
    </w:lvl>
    <w:lvl w:ilvl="6">
      <w:start w:val="1"/>
      <w:numFmt w:val="decimal"/>
      <w:isLgl/>
      <w:lvlText w:val="%1.%2.%3.%4.%5.%6.%7"/>
      <w:lvlJc w:val="left"/>
      <w:pPr>
        <w:tabs>
          <w:tab w:val="num" w:pos="1724"/>
        </w:tabs>
        <w:ind w:left="1724" w:hanging="1440"/>
      </w:pPr>
      <w:rPr>
        <w:rFonts w:hint="default"/>
      </w:rPr>
    </w:lvl>
    <w:lvl w:ilvl="7">
      <w:start w:val="1"/>
      <w:numFmt w:val="decimal"/>
      <w:isLgl/>
      <w:lvlText w:val="%1.%2.%3.%4.%5.%6.%7.%8"/>
      <w:lvlJc w:val="left"/>
      <w:pPr>
        <w:tabs>
          <w:tab w:val="num" w:pos="2084"/>
        </w:tabs>
        <w:ind w:left="2084" w:hanging="1800"/>
      </w:pPr>
      <w:rPr>
        <w:rFonts w:hint="default"/>
      </w:rPr>
    </w:lvl>
    <w:lvl w:ilvl="8">
      <w:start w:val="1"/>
      <w:numFmt w:val="decimal"/>
      <w:isLgl/>
      <w:lvlText w:val="%1.%2.%3.%4.%5.%6.%7.%8.%9"/>
      <w:lvlJc w:val="left"/>
      <w:pPr>
        <w:tabs>
          <w:tab w:val="num" w:pos="2084"/>
        </w:tabs>
        <w:ind w:left="2084" w:hanging="1800"/>
      </w:pPr>
      <w:rPr>
        <w:rFonts w:hint="default"/>
      </w:rPr>
    </w:lvl>
  </w:abstractNum>
  <w:abstractNum w:abstractNumId="3" w15:restartNumberingAfterBreak="0">
    <w:nsid w:val="06AB7B04"/>
    <w:multiLevelType w:val="multilevel"/>
    <w:tmpl w:val="E9F02D16"/>
    <w:lvl w:ilvl="0">
      <w:start w:val="1"/>
      <w:numFmt w:val="decimal"/>
      <w:lvlText w:val="%1"/>
      <w:lvlJc w:val="left"/>
      <w:pPr>
        <w:ind w:left="444" w:hanging="444"/>
      </w:pPr>
      <w:rPr>
        <w:rFonts w:hint="default"/>
      </w:rPr>
    </w:lvl>
    <w:lvl w:ilvl="1">
      <w:start w:val="1"/>
      <w:numFmt w:val="decimal"/>
      <w:lvlText w:val="%1.%2"/>
      <w:lvlJc w:val="left"/>
      <w:pPr>
        <w:ind w:left="666" w:hanging="444"/>
      </w:pPr>
      <w:rPr>
        <w:rFonts w:hint="default"/>
      </w:rPr>
    </w:lvl>
    <w:lvl w:ilvl="2">
      <w:start w:val="1"/>
      <w:numFmt w:val="decimal"/>
      <w:lvlText w:val="%1.%2.%3"/>
      <w:lvlJc w:val="left"/>
      <w:pPr>
        <w:ind w:left="1164" w:hanging="720"/>
      </w:pPr>
      <w:rPr>
        <w:rFonts w:hint="default"/>
      </w:rPr>
    </w:lvl>
    <w:lvl w:ilvl="3">
      <w:start w:val="1"/>
      <w:numFmt w:val="decimal"/>
      <w:lvlText w:val="%1.%2.%3.%4"/>
      <w:lvlJc w:val="left"/>
      <w:pPr>
        <w:ind w:left="1386" w:hanging="720"/>
      </w:pPr>
      <w:rPr>
        <w:rFonts w:hint="default"/>
      </w:rPr>
    </w:lvl>
    <w:lvl w:ilvl="4">
      <w:start w:val="1"/>
      <w:numFmt w:val="decimal"/>
      <w:lvlText w:val="%1.%2.%3.%4.%5"/>
      <w:lvlJc w:val="left"/>
      <w:pPr>
        <w:ind w:left="1968" w:hanging="1080"/>
      </w:pPr>
      <w:rPr>
        <w:rFonts w:hint="default"/>
      </w:rPr>
    </w:lvl>
    <w:lvl w:ilvl="5">
      <w:start w:val="1"/>
      <w:numFmt w:val="decimal"/>
      <w:lvlText w:val="%1.%2.%3.%4.%5.%6"/>
      <w:lvlJc w:val="left"/>
      <w:pPr>
        <w:ind w:left="2190" w:hanging="1080"/>
      </w:pPr>
      <w:rPr>
        <w:rFonts w:hint="default"/>
      </w:rPr>
    </w:lvl>
    <w:lvl w:ilvl="6">
      <w:start w:val="1"/>
      <w:numFmt w:val="decimal"/>
      <w:lvlText w:val="%1.%2.%3.%4.%5.%6.%7"/>
      <w:lvlJc w:val="left"/>
      <w:pPr>
        <w:ind w:left="2772" w:hanging="1440"/>
      </w:pPr>
      <w:rPr>
        <w:rFonts w:hint="default"/>
      </w:rPr>
    </w:lvl>
    <w:lvl w:ilvl="7">
      <w:start w:val="1"/>
      <w:numFmt w:val="decimal"/>
      <w:lvlText w:val="%1.%2.%3.%4.%5.%6.%7.%8"/>
      <w:lvlJc w:val="left"/>
      <w:pPr>
        <w:ind w:left="2994" w:hanging="1440"/>
      </w:pPr>
      <w:rPr>
        <w:rFonts w:hint="default"/>
      </w:rPr>
    </w:lvl>
    <w:lvl w:ilvl="8">
      <w:start w:val="1"/>
      <w:numFmt w:val="decimal"/>
      <w:lvlText w:val="%1.%2.%3.%4.%5.%6.%7.%8.%9"/>
      <w:lvlJc w:val="left"/>
      <w:pPr>
        <w:ind w:left="3216" w:hanging="1440"/>
      </w:pPr>
      <w:rPr>
        <w:rFonts w:hint="default"/>
      </w:rPr>
    </w:lvl>
  </w:abstractNum>
  <w:abstractNum w:abstractNumId="4" w15:restartNumberingAfterBreak="0">
    <w:nsid w:val="06DD0D41"/>
    <w:multiLevelType w:val="hybridMultilevel"/>
    <w:tmpl w:val="757EE7BA"/>
    <w:lvl w:ilvl="0" w:tplc="68973714">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7ED3079"/>
    <w:multiLevelType w:val="multilevel"/>
    <w:tmpl w:val="BC12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00B9F"/>
    <w:multiLevelType w:val="hybridMultilevel"/>
    <w:tmpl w:val="F38E4A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09D85DBE"/>
    <w:multiLevelType w:val="hybridMultilevel"/>
    <w:tmpl w:val="174C2590"/>
    <w:lvl w:ilvl="0" w:tplc="14545E90">
      <w:start w:val="1"/>
      <w:numFmt w:val="bullet"/>
      <w:pStyle w:val="List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D2D36EA"/>
    <w:multiLevelType w:val="multilevel"/>
    <w:tmpl w:val="BB94B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C518B"/>
    <w:multiLevelType w:val="hybridMultilevel"/>
    <w:tmpl w:val="0DA86730"/>
    <w:lvl w:ilvl="0" w:tplc="4359495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5311B03"/>
    <w:multiLevelType w:val="multilevel"/>
    <w:tmpl w:val="D84C9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E3950"/>
    <w:multiLevelType w:val="multilevel"/>
    <w:tmpl w:val="D8FA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742F5E"/>
    <w:multiLevelType w:val="multilevel"/>
    <w:tmpl w:val="D17AE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C71E4E"/>
    <w:multiLevelType w:val="multilevel"/>
    <w:tmpl w:val="92A42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5F0BD3"/>
    <w:multiLevelType w:val="hybridMultilevel"/>
    <w:tmpl w:val="9BF20E26"/>
    <w:lvl w:ilvl="0" w:tplc="294A64B2">
      <w:start w:val="3"/>
      <w:numFmt w:val="bullet"/>
      <w:lvlText w:val="-"/>
      <w:lvlJc w:val="left"/>
      <w:pPr>
        <w:ind w:left="821" w:hanging="360"/>
      </w:pPr>
      <w:rPr>
        <w:rFonts w:ascii="Times New Roman" w:eastAsia="Times New Roman" w:hAnsi="Times New Roman" w:cs="Times New Roman" w:hint="default"/>
      </w:rPr>
    </w:lvl>
    <w:lvl w:ilvl="1" w:tplc="40090003" w:tentative="1">
      <w:start w:val="1"/>
      <w:numFmt w:val="bullet"/>
      <w:lvlText w:val="o"/>
      <w:lvlJc w:val="left"/>
      <w:pPr>
        <w:ind w:left="1541" w:hanging="360"/>
      </w:pPr>
      <w:rPr>
        <w:rFonts w:ascii="Courier New" w:hAnsi="Courier New" w:cs="Courier New" w:hint="default"/>
      </w:rPr>
    </w:lvl>
    <w:lvl w:ilvl="2" w:tplc="40090005" w:tentative="1">
      <w:start w:val="1"/>
      <w:numFmt w:val="bullet"/>
      <w:lvlText w:val=""/>
      <w:lvlJc w:val="left"/>
      <w:pPr>
        <w:ind w:left="2261" w:hanging="360"/>
      </w:pPr>
      <w:rPr>
        <w:rFonts w:ascii="Wingdings" w:hAnsi="Wingdings" w:hint="default"/>
      </w:rPr>
    </w:lvl>
    <w:lvl w:ilvl="3" w:tplc="40090001" w:tentative="1">
      <w:start w:val="1"/>
      <w:numFmt w:val="bullet"/>
      <w:lvlText w:val=""/>
      <w:lvlJc w:val="left"/>
      <w:pPr>
        <w:ind w:left="2981" w:hanging="360"/>
      </w:pPr>
      <w:rPr>
        <w:rFonts w:ascii="Symbol" w:hAnsi="Symbol" w:hint="default"/>
      </w:rPr>
    </w:lvl>
    <w:lvl w:ilvl="4" w:tplc="40090003" w:tentative="1">
      <w:start w:val="1"/>
      <w:numFmt w:val="bullet"/>
      <w:lvlText w:val="o"/>
      <w:lvlJc w:val="left"/>
      <w:pPr>
        <w:ind w:left="3701" w:hanging="360"/>
      </w:pPr>
      <w:rPr>
        <w:rFonts w:ascii="Courier New" w:hAnsi="Courier New" w:cs="Courier New" w:hint="default"/>
      </w:rPr>
    </w:lvl>
    <w:lvl w:ilvl="5" w:tplc="40090005" w:tentative="1">
      <w:start w:val="1"/>
      <w:numFmt w:val="bullet"/>
      <w:lvlText w:val=""/>
      <w:lvlJc w:val="left"/>
      <w:pPr>
        <w:ind w:left="4421" w:hanging="360"/>
      </w:pPr>
      <w:rPr>
        <w:rFonts w:ascii="Wingdings" w:hAnsi="Wingdings" w:hint="default"/>
      </w:rPr>
    </w:lvl>
    <w:lvl w:ilvl="6" w:tplc="40090001" w:tentative="1">
      <w:start w:val="1"/>
      <w:numFmt w:val="bullet"/>
      <w:lvlText w:val=""/>
      <w:lvlJc w:val="left"/>
      <w:pPr>
        <w:ind w:left="5141" w:hanging="360"/>
      </w:pPr>
      <w:rPr>
        <w:rFonts w:ascii="Symbol" w:hAnsi="Symbol" w:hint="default"/>
      </w:rPr>
    </w:lvl>
    <w:lvl w:ilvl="7" w:tplc="40090003" w:tentative="1">
      <w:start w:val="1"/>
      <w:numFmt w:val="bullet"/>
      <w:lvlText w:val="o"/>
      <w:lvlJc w:val="left"/>
      <w:pPr>
        <w:ind w:left="5861" w:hanging="360"/>
      </w:pPr>
      <w:rPr>
        <w:rFonts w:ascii="Courier New" w:hAnsi="Courier New" w:cs="Courier New" w:hint="default"/>
      </w:rPr>
    </w:lvl>
    <w:lvl w:ilvl="8" w:tplc="40090005" w:tentative="1">
      <w:start w:val="1"/>
      <w:numFmt w:val="bullet"/>
      <w:lvlText w:val=""/>
      <w:lvlJc w:val="left"/>
      <w:pPr>
        <w:ind w:left="6581" w:hanging="360"/>
      </w:pPr>
      <w:rPr>
        <w:rFonts w:ascii="Wingdings" w:hAnsi="Wingdings" w:hint="default"/>
      </w:rPr>
    </w:lvl>
  </w:abstractNum>
  <w:abstractNum w:abstractNumId="15" w15:restartNumberingAfterBreak="0">
    <w:nsid w:val="3B0F7D82"/>
    <w:multiLevelType w:val="multilevel"/>
    <w:tmpl w:val="075CD3A4"/>
    <w:lvl w:ilvl="0">
      <w:start w:val="1"/>
      <w:numFmt w:val="decimal"/>
      <w:lvlText w:val="%1."/>
      <w:lvlJc w:val="left"/>
      <w:pPr>
        <w:ind w:left="461" w:hanging="360"/>
      </w:pPr>
      <w:rPr>
        <w:rFonts w:hint="default"/>
        <w:b/>
      </w:rPr>
    </w:lvl>
    <w:lvl w:ilvl="1">
      <w:start w:val="1"/>
      <w:numFmt w:val="decimal"/>
      <w:isLgl/>
      <w:lvlText w:val="%1.%2"/>
      <w:lvlJc w:val="left"/>
      <w:pPr>
        <w:ind w:left="821" w:hanging="540"/>
      </w:pPr>
      <w:rPr>
        <w:rFonts w:hint="default"/>
      </w:rPr>
    </w:lvl>
    <w:lvl w:ilvl="2">
      <w:start w:val="1"/>
      <w:numFmt w:val="decimal"/>
      <w:isLgl/>
      <w:lvlText w:val="%1.%2.%3"/>
      <w:lvlJc w:val="left"/>
      <w:pPr>
        <w:ind w:left="1181" w:hanging="720"/>
      </w:pPr>
      <w:rPr>
        <w:rFonts w:hint="default"/>
      </w:rPr>
    </w:lvl>
    <w:lvl w:ilvl="3">
      <w:start w:val="1"/>
      <w:numFmt w:val="decimal"/>
      <w:isLgl/>
      <w:lvlText w:val="%1.%2.%3.%4"/>
      <w:lvlJc w:val="left"/>
      <w:pPr>
        <w:ind w:left="1361" w:hanging="720"/>
      </w:pPr>
      <w:rPr>
        <w:rFonts w:hint="default"/>
      </w:rPr>
    </w:lvl>
    <w:lvl w:ilvl="4">
      <w:start w:val="1"/>
      <w:numFmt w:val="decimal"/>
      <w:isLgl/>
      <w:lvlText w:val="%1.%2.%3.%4.%5"/>
      <w:lvlJc w:val="left"/>
      <w:pPr>
        <w:ind w:left="1901" w:hanging="1080"/>
      </w:pPr>
      <w:rPr>
        <w:rFonts w:hint="default"/>
      </w:rPr>
    </w:lvl>
    <w:lvl w:ilvl="5">
      <w:start w:val="1"/>
      <w:numFmt w:val="decimal"/>
      <w:isLgl/>
      <w:lvlText w:val="%1.%2.%3.%4.%5.%6"/>
      <w:lvlJc w:val="left"/>
      <w:pPr>
        <w:ind w:left="2081" w:hanging="1080"/>
      </w:pPr>
      <w:rPr>
        <w:rFonts w:hint="default"/>
      </w:rPr>
    </w:lvl>
    <w:lvl w:ilvl="6">
      <w:start w:val="1"/>
      <w:numFmt w:val="decimal"/>
      <w:isLgl/>
      <w:lvlText w:val="%1.%2.%3.%4.%5.%6.%7"/>
      <w:lvlJc w:val="left"/>
      <w:pPr>
        <w:ind w:left="2621" w:hanging="1440"/>
      </w:pPr>
      <w:rPr>
        <w:rFonts w:hint="default"/>
      </w:rPr>
    </w:lvl>
    <w:lvl w:ilvl="7">
      <w:start w:val="1"/>
      <w:numFmt w:val="decimal"/>
      <w:isLgl/>
      <w:lvlText w:val="%1.%2.%3.%4.%5.%6.%7.%8"/>
      <w:lvlJc w:val="left"/>
      <w:pPr>
        <w:ind w:left="2801" w:hanging="1440"/>
      </w:pPr>
      <w:rPr>
        <w:rFonts w:hint="default"/>
      </w:rPr>
    </w:lvl>
    <w:lvl w:ilvl="8">
      <w:start w:val="1"/>
      <w:numFmt w:val="decimal"/>
      <w:isLgl/>
      <w:lvlText w:val="%1.%2.%3.%4.%5.%6.%7.%8.%9"/>
      <w:lvlJc w:val="left"/>
      <w:pPr>
        <w:ind w:left="2981" w:hanging="1440"/>
      </w:pPr>
      <w:rPr>
        <w:rFonts w:hint="default"/>
      </w:rPr>
    </w:lvl>
  </w:abstractNum>
  <w:abstractNum w:abstractNumId="16" w15:restartNumberingAfterBreak="0">
    <w:nsid w:val="3CBF2D5E"/>
    <w:multiLevelType w:val="hybridMultilevel"/>
    <w:tmpl w:val="60E4A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0566C5E"/>
    <w:multiLevelType w:val="hybridMultilevel"/>
    <w:tmpl w:val="48C62F42"/>
    <w:lvl w:ilvl="0" w:tplc="A594C0CC">
      <w:start w:val="1"/>
      <w:numFmt w:val="bullet"/>
      <w:pStyle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F442416"/>
    <w:multiLevelType w:val="hybridMultilevel"/>
    <w:tmpl w:val="FE6C39BA"/>
    <w:lvl w:ilvl="0" w:tplc="E71241E2">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9" w15:restartNumberingAfterBreak="0">
    <w:nsid w:val="56793392"/>
    <w:multiLevelType w:val="multilevel"/>
    <w:tmpl w:val="6B041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993774"/>
    <w:multiLevelType w:val="hybridMultilevel"/>
    <w:tmpl w:val="30C8C078"/>
    <w:lvl w:ilvl="0" w:tplc="58504805">
      <w:start w:val="1"/>
      <w:numFmt w:val="decimal"/>
      <w:lvlText w:val="%1."/>
      <w:lvlJc w:val="left"/>
      <w:pPr>
        <w:ind w:left="720" w:hanging="360"/>
      </w:pPr>
    </w:lvl>
    <w:lvl w:ilvl="1" w:tplc="58504805" w:tentative="1">
      <w:start w:val="1"/>
      <w:numFmt w:val="lowerLetter"/>
      <w:lvlText w:val="%2."/>
      <w:lvlJc w:val="left"/>
      <w:pPr>
        <w:ind w:left="1440" w:hanging="360"/>
      </w:pPr>
    </w:lvl>
    <w:lvl w:ilvl="2" w:tplc="58504805" w:tentative="1">
      <w:start w:val="1"/>
      <w:numFmt w:val="lowerRoman"/>
      <w:lvlText w:val="%3."/>
      <w:lvlJc w:val="right"/>
      <w:pPr>
        <w:ind w:left="2160" w:hanging="180"/>
      </w:pPr>
    </w:lvl>
    <w:lvl w:ilvl="3" w:tplc="58504805" w:tentative="1">
      <w:start w:val="1"/>
      <w:numFmt w:val="decimal"/>
      <w:lvlText w:val="%4."/>
      <w:lvlJc w:val="left"/>
      <w:pPr>
        <w:ind w:left="2880" w:hanging="360"/>
      </w:pPr>
    </w:lvl>
    <w:lvl w:ilvl="4" w:tplc="58504805" w:tentative="1">
      <w:start w:val="1"/>
      <w:numFmt w:val="lowerLetter"/>
      <w:lvlText w:val="%5."/>
      <w:lvlJc w:val="left"/>
      <w:pPr>
        <w:ind w:left="3600" w:hanging="360"/>
      </w:pPr>
    </w:lvl>
    <w:lvl w:ilvl="5" w:tplc="58504805" w:tentative="1">
      <w:start w:val="1"/>
      <w:numFmt w:val="lowerRoman"/>
      <w:lvlText w:val="%6."/>
      <w:lvlJc w:val="right"/>
      <w:pPr>
        <w:ind w:left="4320" w:hanging="180"/>
      </w:pPr>
    </w:lvl>
    <w:lvl w:ilvl="6" w:tplc="58504805" w:tentative="1">
      <w:start w:val="1"/>
      <w:numFmt w:val="decimal"/>
      <w:lvlText w:val="%7."/>
      <w:lvlJc w:val="left"/>
      <w:pPr>
        <w:ind w:left="5040" w:hanging="360"/>
      </w:pPr>
    </w:lvl>
    <w:lvl w:ilvl="7" w:tplc="58504805" w:tentative="1">
      <w:start w:val="1"/>
      <w:numFmt w:val="lowerLetter"/>
      <w:lvlText w:val="%8."/>
      <w:lvlJc w:val="left"/>
      <w:pPr>
        <w:ind w:left="5760" w:hanging="360"/>
      </w:pPr>
    </w:lvl>
    <w:lvl w:ilvl="8" w:tplc="58504805" w:tentative="1">
      <w:start w:val="1"/>
      <w:numFmt w:val="lowerRoman"/>
      <w:lvlText w:val="%9."/>
      <w:lvlJc w:val="right"/>
      <w:pPr>
        <w:ind w:left="6480" w:hanging="180"/>
      </w:pPr>
    </w:lvl>
  </w:abstractNum>
  <w:abstractNum w:abstractNumId="21" w15:restartNumberingAfterBreak="0">
    <w:nsid w:val="59654697"/>
    <w:multiLevelType w:val="hybridMultilevel"/>
    <w:tmpl w:val="935800B0"/>
    <w:lvl w:ilvl="0" w:tplc="80284517">
      <w:start w:val="1"/>
      <w:numFmt w:val="decimal"/>
      <w:lvlText w:val="%1."/>
      <w:lvlJc w:val="left"/>
      <w:pPr>
        <w:ind w:left="720" w:hanging="360"/>
      </w:pPr>
    </w:lvl>
    <w:lvl w:ilvl="1" w:tplc="80284517" w:tentative="1">
      <w:start w:val="1"/>
      <w:numFmt w:val="lowerLetter"/>
      <w:lvlText w:val="%2."/>
      <w:lvlJc w:val="left"/>
      <w:pPr>
        <w:ind w:left="1440" w:hanging="360"/>
      </w:pPr>
    </w:lvl>
    <w:lvl w:ilvl="2" w:tplc="80284517" w:tentative="1">
      <w:start w:val="1"/>
      <w:numFmt w:val="lowerRoman"/>
      <w:lvlText w:val="%3."/>
      <w:lvlJc w:val="right"/>
      <w:pPr>
        <w:ind w:left="2160" w:hanging="180"/>
      </w:pPr>
    </w:lvl>
    <w:lvl w:ilvl="3" w:tplc="80284517" w:tentative="1">
      <w:start w:val="1"/>
      <w:numFmt w:val="decimal"/>
      <w:lvlText w:val="%4."/>
      <w:lvlJc w:val="left"/>
      <w:pPr>
        <w:ind w:left="2880" w:hanging="360"/>
      </w:pPr>
    </w:lvl>
    <w:lvl w:ilvl="4" w:tplc="80284517" w:tentative="1">
      <w:start w:val="1"/>
      <w:numFmt w:val="lowerLetter"/>
      <w:lvlText w:val="%5."/>
      <w:lvlJc w:val="left"/>
      <w:pPr>
        <w:ind w:left="3600" w:hanging="360"/>
      </w:pPr>
    </w:lvl>
    <w:lvl w:ilvl="5" w:tplc="80284517" w:tentative="1">
      <w:start w:val="1"/>
      <w:numFmt w:val="lowerRoman"/>
      <w:lvlText w:val="%6."/>
      <w:lvlJc w:val="right"/>
      <w:pPr>
        <w:ind w:left="4320" w:hanging="180"/>
      </w:pPr>
    </w:lvl>
    <w:lvl w:ilvl="6" w:tplc="80284517" w:tentative="1">
      <w:start w:val="1"/>
      <w:numFmt w:val="decimal"/>
      <w:lvlText w:val="%7."/>
      <w:lvlJc w:val="left"/>
      <w:pPr>
        <w:ind w:left="5040" w:hanging="360"/>
      </w:pPr>
    </w:lvl>
    <w:lvl w:ilvl="7" w:tplc="80284517" w:tentative="1">
      <w:start w:val="1"/>
      <w:numFmt w:val="lowerLetter"/>
      <w:lvlText w:val="%8."/>
      <w:lvlJc w:val="left"/>
      <w:pPr>
        <w:ind w:left="5760" w:hanging="360"/>
      </w:pPr>
    </w:lvl>
    <w:lvl w:ilvl="8" w:tplc="80284517" w:tentative="1">
      <w:start w:val="1"/>
      <w:numFmt w:val="lowerRoman"/>
      <w:lvlText w:val="%9."/>
      <w:lvlJc w:val="right"/>
      <w:pPr>
        <w:ind w:left="6480" w:hanging="180"/>
      </w:pPr>
    </w:lvl>
  </w:abstractNum>
  <w:abstractNum w:abstractNumId="22" w15:restartNumberingAfterBreak="0">
    <w:nsid w:val="5A2B61EC"/>
    <w:multiLevelType w:val="hybridMultilevel"/>
    <w:tmpl w:val="D07EF4DC"/>
    <w:lvl w:ilvl="0" w:tplc="2FF40352">
      <w:start w:val="1"/>
      <w:numFmt w:val="lowerLetter"/>
      <w:lvlText w:val="%1)"/>
      <w:lvlJc w:val="left"/>
      <w:pPr>
        <w:tabs>
          <w:tab w:val="num" w:pos="786"/>
        </w:tabs>
        <w:ind w:left="786" w:hanging="360"/>
      </w:pPr>
      <w:rPr>
        <w:rFonts w:cs="Times New Roman" w:hint="default"/>
        <w:b w:val="0"/>
        <w:bCs/>
      </w:rPr>
    </w:lvl>
    <w:lvl w:ilvl="1" w:tplc="04090019" w:tentative="1">
      <w:start w:val="1"/>
      <w:numFmt w:val="lowerLetter"/>
      <w:lvlText w:val="%2."/>
      <w:lvlJc w:val="left"/>
      <w:pPr>
        <w:tabs>
          <w:tab w:val="num" w:pos="1506"/>
        </w:tabs>
        <w:ind w:left="1506" w:hanging="360"/>
      </w:pPr>
      <w:rPr>
        <w:rFonts w:cs="Times New Roman"/>
      </w:rPr>
    </w:lvl>
    <w:lvl w:ilvl="2" w:tplc="0409001B" w:tentative="1">
      <w:start w:val="1"/>
      <w:numFmt w:val="lowerRoman"/>
      <w:lvlText w:val="%3."/>
      <w:lvlJc w:val="right"/>
      <w:pPr>
        <w:tabs>
          <w:tab w:val="num" w:pos="2226"/>
        </w:tabs>
        <w:ind w:left="2226" w:hanging="180"/>
      </w:pPr>
      <w:rPr>
        <w:rFonts w:cs="Times New Roman"/>
      </w:rPr>
    </w:lvl>
    <w:lvl w:ilvl="3" w:tplc="0409000F" w:tentative="1">
      <w:start w:val="1"/>
      <w:numFmt w:val="decimal"/>
      <w:lvlText w:val="%4."/>
      <w:lvlJc w:val="left"/>
      <w:pPr>
        <w:tabs>
          <w:tab w:val="num" w:pos="2946"/>
        </w:tabs>
        <w:ind w:left="2946" w:hanging="360"/>
      </w:pPr>
      <w:rPr>
        <w:rFonts w:cs="Times New Roman"/>
      </w:rPr>
    </w:lvl>
    <w:lvl w:ilvl="4" w:tplc="04090019" w:tentative="1">
      <w:start w:val="1"/>
      <w:numFmt w:val="lowerLetter"/>
      <w:lvlText w:val="%5."/>
      <w:lvlJc w:val="left"/>
      <w:pPr>
        <w:tabs>
          <w:tab w:val="num" w:pos="3666"/>
        </w:tabs>
        <w:ind w:left="3666" w:hanging="360"/>
      </w:pPr>
      <w:rPr>
        <w:rFonts w:cs="Times New Roman"/>
      </w:rPr>
    </w:lvl>
    <w:lvl w:ilvl="5" w:tplc="0409001B" w:tentative="1">
      <w:start w:val="1"/>
      <w:numFmt w:val="lowerRoman"/>
      <w:lvlText w:val="%6."/>
      <w:lvlJc w:val="right"/>
      <w:pPr>
        <w:tabs>
          <w:tab w:val="num" w:pos="4386"/>
        </w:tabs>
        <w:ind w:left="4386" w:hanging="180"/>
      </w:pPr>
      <w:rPr>
        <w:rFonts w:cs="Times New Roman"/>
      </w:rPr>
    </w:lvl>
    <w:lvl w:ilvl="6" w:tplc="0409000F" w:tentative="1">
      <w:start w:val="1"/>
      <w:numFmt w:val="decimal"/>
      <w:lvlText w:val="%7."/>
      <w:lvlJc w:val="left"/>
      <w:pPr>
        <w:tabs>
          <w:tab w:val="num" w:pos="5106"/>
        </w:tabs>
        <w:ind w:left="5106" w:hanging="360"/>
      </w:pPr>
      <w:rPr>
        <w:rFonts w:cs="Times New Roman"/>
      </w:rPr>
    </w:lvl>
    <w:lvl w:ilvl="7" w:tplc="04090019" w:tentative="1">
      <w:start w:val="1"/>
      <w:numFmt w:val="lowerLetter"/>
      <w:lvlText w:val="%8."/>
      <w:lvlJc w:val="left"/>
      <w:pPr>
        <w:tabs>
          <w:tab w:val="num" w:pos="5826"/>
        </w:tabs>
        <w:ind w:left="5826" w:hanging="360"/>
      </w:pPr>
      <w:rPr>
        <w:rFonts w:cs="Times New Roman"/>
      </w:rPr>
    </w:lvl>
    <w:lvl w:ilvl="8" w:tplc="0409001B" w:tentative="1">
      <w:start w:val="1"/>
      <w:numFmt w:val="lowerRoman"/>
      <w:lvlText w:val="%9."/>
      <w:lvlJc w:val="right"/>
      <w:pPr>
        <w:tabs>
          <w:tab w:val="num" w:pos="6546"/>
        </w:tabs>
        <w:ind w:left="6546" w:hanging="180"/>
      </w:pPr>
      <w:rPr>
        <w:rFonts w:cs="Times New Roman"/>
      </w:rPr>
    </w:lvl>
  </w:abstractNum>
  <w:abstractNum w:abstractNumId="23" w15:restartNumberingAfterBreak="0">
    <w:nsid w:val="624242B1"/>
    <w:multiLevelType w:val="hybridMultilevel"/>
    <w:tmpl w:val="130AAE22"/>
    <w:lvl w:ilvl="0" w:tplc="04090019">
      <w:start w:val="1"/>
      <w:numFmt w:val="lowerLetter"/>
      <w:lvlText w:val="%1."/>
      <w:lvlJc w:val="left"/>
      <w:pPr>
        <w:ind w:left="821" w:hanging="360"/>
      </w:p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24" w15:restartNumberingAfterBreak="0">
    <w:nsid w:val="637D090E"/>
    <w:multiLevelType w:val="multilevel"/>
    <w:tmpl w:val="06903B4C"/>
    <w:lvl w:ilvl="0">
      <w:start w:val="1"/>
      <w:numFmt w:val="decimal"/>
      <w:pStyle w:val="Heading11"/>
      <w:lvlText w:val="%1."/>
      <w:lvlJc w:val="left"/>
      <w:pPr>
        <w:tabs>
          <w:tab w:val="num" w:pos="720"/>
        </w:tabs>
        <w:ind w:left="720" w:hanging="720"/>
      </w:pPr>
    </w:lvl>
    <w:lvl w:ilvl="1">
      <w:start w:val="1"/>
      <w:numFmt w:val="decimal"/>
      <w:pStyle w:val="Heading21"/>
      <w:lvlText w:val="%2."/>
      <w:lvlJc w:val="left"/>
      <w:pPr>
        <w:tabs>
          <w:tab w:val="num" w:pos="1440"/>
        </w:tabs>
        <w:ind w:left="1440" w:hanging="720"/>
      </w:pPr>
    </w:lvl>
    <w:lvl w:ilvl="2">
      <w:start w:val="1"/>
      <w:numFmt w:val="decimal"/>
      <w:pStyle w:val="Heading31"/>
      <w:lvlText w:val="%3."/>
      <w:lvlJc w:val="left"/>
      <w:pPr>
        <w:tabs>
          <w:tab w:val="num" w:pos="2160"/>
        </w:tabs>
        <w:ind w:left="2160" w:hanging="720"/>
      </w:pPr>
    </w:lvl>
    <w:lvl w:ilvl="3">
      <w:start w:val="1"/>
      <w:numFmt w:val="decimal"/>
      <w:pStyle w:val="Heading41"/>
      <w:lvlText w:val="%4."/>
      <w:lvlJc w:val="left"/>
      <w:pPr>
        <w:tabs>
          <w:tab w:val="num" w:pos="2880"/>
        </w:tabs>
        <w:ind w:left="2880" w:hanging="720"/>
      </w:pPr>
    </w:lvl>
    <w:lvl w:ilvl="4">
      <w:start w:val="1"/>
      <w:numFmt w:val="decimal"/>
      <w:pStyle w:val="Heading51"/>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1"/>
      <w:lvlText w:val="%7."/>
      <w:lvlJc w:val="left"/>
      <w:pPr>
        <w:tabs>
          <w:tab w:val="num" w:pos="5040"/>
        </w:tabs>
        <w:ind w:left="5040" w:hanging="720"/>
      </w:pPr>
    </w:lvl>
    <w:lvl w:ilvl="7">
      <w:start w:val="1"/>
      <w:numFmt w:val="decimal"/>
      <w:pStyle w:val="Heading81"/>
      <w:lvlText w:val="%8."/>
      <w:lvlJc w:val="left"/>
      <w:pPr>
        <w:tabs>
          <w:tab w:val="num" w:pos="5760"/>
        </w:tabs>
        <w:ind w:left="5760" w:hanging="720"/>
      </w:pPr>
    </w:lvl>
    <w:lvl w:ilvl="8">
      <w:start w:val="1"/>
      <w:numFmt w:val="decimal"/>
      <w:pStyle w:val="Heading91"/>
      <w:lvlText w:val="%9."/>
      <w:lvlJc w:val="left"/>
      <w:pPr>
        <w:tabs>
          <w:tab w:val="num" w:pos="6480"/>
        </w:tabs>
        <w:ind w:left="6480" w:hanging="720"/>
      </w:pPr>
    </w:lvl>
  </w:abstractNum>
  <w:abstractNum w:abstractNumId="25" w15:restartNumberingAfterBreak="0">
    <w:nsid w:val="638659DE"/>
    <w:multiLevelType w:val="hybridMultilevel"/>
    <w:tmpl w:val="47FC0214"/>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6" w15:restartNumberingAfterBreak="0">
    <w:nsid w:val="6AA634CE"/>
    <w:multiLevelType w:val="multilevel"/>
    <w:tmpl w:val="FFC8249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733D44"/>
    <w:multiLevelType w:val="multilevel"/>
    <w:tmpl w:val="1E88D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D65D03"/>
    <w:multiLevelType w:val="hybridMultilevel"/>
    <w:tmpl w:val="F50ECFA6"/>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9" w15:restartNumberingAfterBreak="0">
    <w:nsid w:val="76601A9E"/>
    <w:multiLevelType w:val="multilevel"/>
    <w:tmpl w:val="BA18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7348F7"/>
    <w:multiLevelType w:val="multilevel"/>
    <w:tmpl w:val="E1E82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694611">
    <w:abstractNumId w:val="24"/>
  </w:num>
  <w:num w:numId="2" w16cid:durableId="1113784852">
    <w:abstractNumId w:val="15"/>
  </w:num>
  <w:num w:numId="3" w16cid:durableId="1083067308">
    <w:abstractNumId w:val="3"/>
  </w:num>
  <w:num w:numId="4" w16cid:durableId="1579436125">
    <w:abstractNumId w:val="23"/>
  </w:num>
  <w:num w:numId="5" w16cid:durableId="1361315855">
    <w:abstractNumId w:val="28"/>
  </w:num>
  <w:num w:numId="6" w16cid:durableId="1982298569">
    <w:abstractNumId w:val="18"/>
  </w:num>
  <w:num w:numId="7" w16cid:durableId="1885873229">
    <w:abstractNumId w:val="17"/>
  </w:num>
  <w:num w:numId="8" w16cid:durableId="1195460519">
    <w:abstractNumId w:val="7"/>
  </w:num>
  <w:num w:numId="9" w16cid:durableId="1951432044">
    <w:abstractNumId w:val="0"/>
    <w:lvlOverride w:ilvl="0">
      <w:lvl w:ilvl="0">
        <w:start w:val="1"/>
        <w:numFmt w:val="bullet"/>
        <w:lvlText w:val=""/>
        <w:legacy w:legacy="1" w:legacySpace="0" w:legacyIndent="283"/>
        <w:lvlJc w:val="left"/>
        <w:pPr>
          <w:ind w:left="709" w:hanging="283"/>
        </w:pPr>
        <w:rPr>
          <w:rFonts w:ascii="Wingdings" w:hAnsi="Wingdings" w:hint="default"/>
          <w:sz w:val="18"/>
        </w:rPr>
      </w:lvl>
    </w:lvlOverride>
  </w:num>
  <w:num w:numId="10" w16cid:durableId="1089735343">
    <w:abstractNumId w:val="1"/>
  </w:num>
  <w:num w:numId="11" w16cid:durableId="979462627">
    <w:abstractNumId w:val="22"/>
  </w:num>
  <w:num w:numId="12" w16cid:durableId="995691084">
    <w:abstractNumId w:val="6"/>
  </w:num>
  <w:num w:numId="13" w16cid:durableId="1879275820">
    <w:abstractNumId w:val="14"/>
  </w:num>
  <w:num w:numId="14" w16cid:durableId="2117213533">
    <w:abstractNumId w:val="25"/>
  </w:num>
  <w:num w:numId="15" w16cid:durableId="874463876">
    <w:abstractNumId w:val="13"/>
  </w:num>
  <w:num w:numId="16" w16cid:durableId="1194221618">
    <w:abstractNumId w:val="5"/>
  </w:num>
  <w:num w:numId="17" w16cid:durableId="1831212204">
    <w:abstractNumId w:val="16"/>
  </w:num>
  <w:num w:numId="18" w16cid:durableId="2000301486">
    <w:abstractNumId w:val="12"/>
  </w:num>
  <w:num w:numId="19" w16cid:durableId="88700885">
    <w:abstractNumId w:val="10"/>
  </w:num>
  <w:num w:numId="20" w16cid:durableId="670185260">
    <w:abstractNumId w:val="29"/>
  </w:num>
  <w:num w:numId="21" w16cid:durableId="536545791">
    <w:abstractNumId w:val="19"/>
  </w:num>
  <w:num w:numId="22" w16cid:durableId="1493522108">
    <w:abstractNumId w:val="11"/>
  </w:num>
  <w:num w:numId="23" w16cid:durableId="589584048">
    <w:abstractNumId w:val="30"/>
  </w:num>
  <w:num w:numId="24" w16cid:durableId="815412213">
    <w:abstractNumId w:val="27"/>
  </w:num>
  <w:num w:numId="25" w16cid:durableId="369260151">
    <w:abstractNumId w:val="8"/>
  </w:num>
  <w:num w:numId="26" w16cid:durableId="437602093">
    <w:abstractNumId w:val="9"/>
  </w:num>
  <w:num w:numId="27" w16cid:durableId="348218983">
    <w:abstractNumId w:val="21"/>
  </w:num>
  <w:num w:numId="28" w16cid:durableId="1595165697">
    <w:abstractNumId w:val="4"/>
  </w:num>
  <w:num w:numId="29" w16cid:durableId="2048138014">
    <w:abstractNumId w:val="20"/>
  </w:num>
  <w:num w:numId="30" w16cid:durableId="327681466">
    <w:abstractNumId w:val="2"/>
  </w:num>
  <w:num w:numId="31" w16cid:durableId="417026379">
    <w:abstractNumId w:val="26"/>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neha Erathi">
    <w15:presenceInfo w15:providerId="None" w15:userId="Sneha Erathi"/>
  </w15:person>
  <w15:person w15:author="Dhrishti Parekh - Nuvama Group">
    <w15:presenceInfo w15:providerId="AD" w15:userId="S::Dhrishti.Parekh@nuvama.com::3199676d-03eb-4c39-a153-b6d23bee5f0f"/>
  </w15:person>
  <w15:person w15:author="Nikhil Poojari - Nuvama Group">
    <w15:presenceInfo w15:providerId="AD" w15:userId="S::Nikhil.Poojari@nuvama.com::6ba148d7-5cbd-46aa-b1e2-f85a3a067ffe"/>
  </w15:person>
  <w15:person w15:author="Sanjana K (IND)">
    <w15:presenceInfo w15:providerId="AD" w15:userId="S::sanjana.k@protivitiglobal.in::d78dfd85-79a9-4b6d-bcea-1159cf3e67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oNotTrackMove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E03"/>
    <w:rsid w:val="00001EC6"/>
    <w:rsid w:val="00004A19"/>
    <w:rsid w:val="00014536"/>
    <w:rsid w:val="00026970"/>
    <w:rsid w:val="000349D2"/>
    <w:rsid w:val="000356AF"/>
    <w:rsid w:val="00036E63"/>
    <w:rsid w:val="00041BBE"/>
    <w:rsid w:val="0004499A"/>
    <w:rsid w:val="00045587"/>
    <w:rsid w:val="00045AC8"/>
    <w:rsid w:val="00046EF7"/>
    <w:rsid w:val="000535D6"/>
    <w:rsid w:val="00055307"/>
    <w:rsid w:val="00057461"/>
    <w:rsid w:val="00060104"/>
    <w:rsid w:val="00060D8B"/>
    <w:rsid w:val="000617AA"/>
    <w:rsid w:val="00062B60"/>
    <w:rsid w:val="000671BA"/>
    <w:rsid w:val="00067C2D"/>
    <w:rsid w:val="00070F4F"/>
    <w:rsid w:val="00076AAD"/>
    <w:rsid w:val="000772F4"/>
    <w:rsid w:val="000773FE"/>
    <w:rsid w:val="00077BFB"/>
    <w:rsid w:val="000803F1"/>
    <w:rsid w:val="000901AD"/>
    <w:rsid w:val="00094378"/>
    <w:rsid w:val="00095A2F"/>
    <w:rsid w:val="000A3790"/>
    <w:rsid w:val="000A4278"/>
    <w:rsid w:val="000A78B0"/>
    <w:rsid w:val="000B0E1F"/>
    <w:rsid w:val="000B16A4"/>
    <w:rsid w:val="000B366A"/>
    <w:rsid w:val="000B6236"/>
    <w:rsid w:val="000B732A"/>
    <w:rsid w:val="000C2664"/>
    <w:rsid w:val="000C271B"/>
    <w:rsid w:val="000C765A"/>
    <w:rsid w:val="000D04ED"/>
    <w:rsid w:val="000D097A"/>
    <w:rsid w:val="000D5D94"/>
    <w:rsid w:val="000D66DE"/>
    <w:rsid w:val="000E5CD3"/>
    <w:rsid w:val="000F6330"/>
    <w:rsid w:val="000F7C84"/>
    <w:rsid w:val="00111655"/>
    <w:rsid w:val="0011335F"/>
    <w:rsid w:val="00113C02"/>
    <w:rsid w:val="00113F14"/>
    <w:rsid w:val="0012120E"/>
    <w:rsid w:val="00123CA4"/>
    <w:rsid w:val="001310EA"/>
    <w:rsid w:val="001376CD"/>
    <w:rsid w:val="00140482"/>
    <w:rsid w:val="001422CC"/>
    <w:rsid w:val="001432EA"/>
    <w:rsid w:val="00143CE3"/>
    <w:rsid w:val="001447DC"/>
    <w:rsid w:val="00145112"/>
    <w:rsid w:val="00146F51"/>
    <w:rsid w:val="00150065"/>
    <w:rsid w:val="00151DBD"/>
    <w:rsid w:val="0015345C"/>
    <w:rsid w:val="00167BC0"/>
    <w:rsid w:val="00173C25"/>
    <w:rsid w:val="00173FB8"/>
    <w:rsid w:val="00180850"/>
    <w:rsid w:val="00182FDA"/>
    <w:rsid w:val="00186093"/>
    <w:rsid w:val="001967A5"/>
    <w:rsid w:val="001A0339"/>
    <w:rsid w:val="001A49B8"/>
    <w:rsid w:val="001A5061"/>
    <w:rsid w:val="001A68E4"/>
    <w:rsid w:val="001A7E52"/>
    <w:rsid w:val="001C41DD"/>
    <w:rsid w:val="001D289B"/>
    <w:rsid w:val="001E1921"/>
    <w:rsid w:val="001E306C"/>
    <w:rsid w:val="001F1178"/>
    <w:rsid w:val="001F17C8"/>
    <w:rsid w:val="001F2755"/>
    <w:rsid w:val="001F2D75"/>
    <w:rsid w:val="001F3DAD"/>
    <w:rsid w:val="00202D34"/>
    <w:rsid w:val="00204FC1"/>
    <w:rsid w:val="00210B51"/>
    <w:rsid w:val="00210BBF"/>
    <w:rsid w:val="00210EFC"/>
    <w:rsid w:val="002119EA"/>
    <w:rsid w:val="00211C0C"/>
    <w:rsid w:val="00214372"/>
    <w:rsid w:val="00214A5D"/>
    <w:rsid w:val="00216C0B"/>
    <w:rsid w:val="00225C70"/>
    <w:rsid w:val="002261A0"/>
    <w:rsid w:val="00226D4C"/>
    <w:rsid w:val="00233DF8"/>
    <w:rsid w:val="00241AFA"/>
    <w:rsid w:val="00245F2A"/>
    <w:rsid w:val="002546E1"/>
    <w:rsid w:val="002578DC"/>
    <w:rsid w:val="00260157"/>
    <w:rsid w:val="00265A22"/>
    <w:rsid w:val="00271037"/>
    <w:rsid w:val="002878CB"/>
    <w:rsid w:val="00290AD4"/>
    <w:rsid w:val="002916BF"/>
    <w:rsid w:val="00291F4E"/>
    <w:rsid w:val="002959CD"/>
    <w:rsid w:val="002A160E"/>
    <w:rsid w:val="002B2B3C"/>
    <w:rsid w:val="002B3AEE"/>
    <w:rsid w:val="002B3DDF"/>
    <w:rsid w:val="002B4440"/>
    <w:rsid w:val="002B466A"/>
    <w:rsid w:val="002C1428"/>
    <w:rsid w:val="002C3E4E"/>
    <w:rsid w:val="002D4A20"/>
    <w:rsid w:val="002E0CFD"/>
    <w:rsid w:val="002E217C"/>
    <w:rsid w:val="002E5FDA"/>
    <w:rsid w:val="002E7F5F"/>
    <w:rsid w:val="002F057D"/>
    <w:rsid w:val="002F4EDC"/>
    <w:rsid w:val="002F661D"/>
    <w:rsid w:val="002F6864"/>
    <w:rsid w:val="002F7227"/>
    <w:rsid w:val="003123EE"/>
    <w:rsid w:val="00313110"/>
    <w:rsid w:val="00313B57"/>
    <w:rsid w:val="0032167C"/>
    <w:rsid w:val="00322A32"/>
    <w:rsid w:val="00330C85"/>
    <w:rsid w:val="00333172"/>
    <w:rsid w:val="003428A8"/>
    <w:rsid w:val="00342B9F"/>
    <w:rsid w:val="00342C8C"/>
    <w:rsid w:val="003430F0"/>
    <w:rsid w:val="003466A6"/>
    <w:rsid w:val="00347D48"/>
    <w:rsid w:val="00347F8C"/>
    <w:rsid w:val="003534E5"/>
    <w:rsid w:val="003573D5"/>
    <w:rsid w:val="00361E89"/>
    <w:rsid w:val="00362A86"/>
    <w:rsid w:val="00367D49"/>
    <w:rsid w:val="00370E97"/>
    <w:rsid w:val="00372C9A"/>
    <w:rsid w:val="00373086"/>
    <w:rsid w:val="00384713"/>
    <w:rsid w:val="0038743D"/>
    <w:rsid w:val="0038796D"/>
    <w:rsid w:val="0039001E"/>
    <w:rsid w:val="003908EE"/>
    <w:rsid w:val="0039212B"/>
    <w:rsid w:val="003A1202"/>
    <w:rsid w:val="003A5CE1"/>
    <w:rsid w:val="003A799A"/>
    <w:rsid w:val="003A7E56"/>
    <w:rsid w:val="003C030E"/>
    <w:rsid w:val="003C77DF"/>
    <w:rsid w:val="003D3B97"/>
    <w:rsid w:val="003D72EC"/>
    <w:rsid w:val="003E0EBC"/>
    <w:rsid w:val="003E19C7"/>
    <w:rsid w:val="003E7531"/>
    <w:rsid w:val="003F0796"/>
    <w:rsid w:val="003F6DC2"/>
    <w:rsid w:val="00400635"/>
    <w:rsid w:val="00407E03"/>
    <w:rsid w:val="00411A73"/>
    <w:rsid w:val="004126C8"/>
    <w:rsid w:val="00415748"/>
    <w:rsid w:val="004161DC"/>
    <w:rsid w:val="0041724B"/>
    <w:rsid w:val="004206B2"/>
    <w:rsid w:val="004230EB"/>
    <w:rsid w:val="00425235"/>
    <w:rsid w:val="0042595B"/>
    <w:rsid w:val="00426030"/>
    <w:rsid w:val="00427F92"/>
    <w:rsid w:val="00431C9E"/>
    <w:rsid w:val="004352EC"/>
    <w:rsid w:val="0043783D"/>
    <w:rsid w:val="00441DF5"/>
    <w:rsid w:val="00446A29"/>
    <w:rsid w:val="00453DEA"/>
    <w:rsid w:val="0045458F"/>
    <w:rsid w:val="00461DCE"/>
    <w:rsid w:val="004700FF"/>
    <w:rsid w:val="00470E05"/>
    <w:rsid w:val="00474093"/>
    <w:rsid w:val="00477A40"/>
    <w:rsid w:val="0048215D"/>
    <w:rsid w:val="00482E99"/>
    <w:rsid w:val="0048433A"/>
    <w:rsid w:val="004861BF"/>
    <w:rsid w:val="004910D8"/>
    <w:rsid w:val="004950F8"/>
    <w:rsid w:val="004953BC"/>
    <w:rsid w:val="00495734"/>
    <w:rsid w:val="004A1DE9"/>
    <w:rsid w:val="004A3EEE"/>
    <w:rsid w:val="004A4C57"/>
    <w:rsid w:val="004B06DB"/>
    <w:rsid w:val="004B1BF0"/>
    <w:rsid w:val="004B363C"/>
    <w:rsid w:val="004C24A7"/>
    <w:rsid w:val="004C55F5"/>
    <w:rsid w:val="004D021C"/>
    <w:rsid w:val="004E189D"/>
    <w:rsid w:val="004E4219"/>
    <w:rsid w:val="004E4EF8"/>
    <w:rsid w:val="004F43A5"/>
    <w:rsid w:val="004F4946"/>
    <w:rsid w:val="004F7A8A"/>
    <w:rsid w:val="00502723"/>
    <w:rsid w:val="00505F0C"/>
    <w:rsid w:val="00511F5F"/>
    <w:rsid w:val="0051258D"/>
    <w:rsid w:val="00523194"/>
    <w:rsid w:val="00523AB6"/>
    <w:rsid w:val="00524487"/>
    <w:rsid w:val="005273CC"/>
    <w:rsid w:val="00530C5B"/>
    <w:rsid w:val="005324AA"/>
    <w:rsid w:val="00532C3A"/>
    <w:rsid w:val="005354F9"/>
    <w:rsid w:val="00535CBE"/>
    <w:rsid w:val="00535F1F"/>
    <w:rsid w:val="00536745"/>
    <w:rsid w:val="00536887"/>
    <w:rsid w:val="00537961"/>
    <w:rsid w:val="00556973"/>
    <w:rsid w:val="00556C07"/>
    <w:rsid w:val="005614AA"/>
    <w:rsid w:val="00567446"/>
    <w:rsid w:val="0057761A"/>
    <w:rsid w:val="00585AD8"/>
    <w:rsid w:val="00586886"/>
    <w:rsid w:val="005905FF"/>
    <w:rsid w:val="005A069F"/>
    <w:rsid w:val="005A2521"/>
    <w:rsid w:val="005A3C55"/>
    <w:rsid w:val="005B457A"/>
    <w:rsid w:val="005B6806"/>
    <w:rsid w:val="005C1157"/>
    <w:rsid w:val="005C6247"/>
    <w:rsid w:val="005C777B"/>
    <w:rsid w:val="005D19D2"/>
    <w:rsid w:val="005D2682"/>
    <w:rsid w:val="005D3BCA"/>
    <w:rsid w:val="005E41C9"/>
    <w:rsid w:val="005E70B3"/>
    <w:rsid w:val="005E78B2"/>
    <w:rsid w:val="005F16D9"/>
    <w:rsid w:val="005F3013"/>
    <w:rsid w:val="00602198"/>
    <w:rsid w:val="00602255"/>
    <w:rsid w:val="0060774C"/>
    <w:rsid w:val="00611890"/>
    <w:rsid w:val="00613A74"/>
    <w:rsid w:val="0061654F"/>
    <w:rsid w:val="006174E1"/>
    <w:rsid w:val="00627F63"/>
    <w:rsid w:val="006317C8"/>
    <w:rsid w:val="00631FB6"/>
    <w:rsid w:val="006348CC"/>
    <w:rsid w:val="00635E48"/>
    <w:rsid w:val="00651999"/>
    <w:rsid w:val="00654D81"/>
    <w:rsid w:val="00660356"/>
    <w:rsid w:val="00661303"/>
    <w:rsid w:val="00661BF7"/>
    <w:rsid w:val="00662271"/>
    <w:rsid w:val="00663D85"/>
    <w:rsid w:val="00665473"/>
    <w:rsid w:val="00666785"/>
    <w:rsid w:val="0067773D"/>
    <w:rsid w:val="00680256"/>
    <w:rsid w:val="006822D5"/>
    <w:rsid w:val="00683747"/>
    <w:rsid w:val="0069393D"/>
    <w:rsid w:val="006A0858"/>
    <w:rsid w:val="006A24C4"/>
    <w:rsid w:val="006A5B83"/>
    <w:rsid w:val="006B1146"/>
    <w:rsid w:val="006B3A53"/>
    <w:rsid w:val="006B7267"/>
    <w:rsid w:val="006B7570"/>
    <w:rsid w:val="006C00F6"/>
    <w:rsid w:val="006C7F01"/>
    <w:rsid w:val="006D07D5"/>
    <w:rsid w:val="006D0B64"/>
    <w:rsid w:val="006D4F3D"/>
    <w:rsid w:val="006E1162"/>
    <w:rsid w:val="006E1D7F"/>
    <w:rsid w:val="006E5B23"/>
    <w:rsid w:val="006F0359"/>
    <w:rsid w:val="006F0879"/>
    <w:rsid w:val="006F28C8"/>
    <w:rsid w:val="006F29DC"/>
    <w:rsid w:val="006F3475"/>
    <w:rsid w:val="00700EC1"/>
    <w:rsid w:val="00704C17"/>
    <w:rsid w:val="00706BA2"/>
    <w:rsid w:val="007110CC"/>
    <w:rsid w:val="00713092"/>
    <w:rsid w:val="00715B8B"/>
    <w:rsid w:val="00715F84"/>
    <w:rsid w:val="00716163"/>
    <w:rsid w:val="00717359"/>
    <w:rsid w:val="007211E1"/>
    <w:rsid w:val="00722F7B"/>
    <w:rsid w:val="007255E9"/>
    <w:rsid w:val="00725DE8"/>
    <w:rsid w:val="00726AF9"/>
    <w:rsid w:val="00730EF1"/>
    <w:rsid w:val="0073513B"/>
    <w:rsid w:val="00736586"/>
    <w:rsid w:val="00740984"/>
    <w:rsid w:val="00751A76"/>
    <w:rsid w:val="0075219D"/>
    <w:rsid w:val="007557C9"/>
    <w:rsid w:val="00761CCF"/>
    <w:rsid w:val="007622C9"/>
    <w:rsid w:val="0076490F"/>
    <w:rsid w:val="0077238E"/>
    <w:rsid w:val="00780185"/>
    <w:rsid w:val="00781575"/>
    <w:rsid w:val="00781E06"/>
    <w:rsid w:val="007846CE"/>
    <w:rsid w:val="00793ECD"/>
    <w:rsid w:val="007A0386"/>
    <w:rsid w:val="007A1294"/>
    <w:rsid w:val="007A4A27"/>
    <w:rsid w:val="007A62EE"/>
    <w:rsid w:val="007A7D07"/>
    <w:rsid w:val="007B1A64"/>
    <w:rsid w:val="007B41AC"/>
    <w:rsid w:val="007B6401"/>
    <w:rsid w:val="007C1DBB"/>
    <w:rsid w:val="007C288A"/>
    <w:rsid w:val="007C333E"/>
    <w:rsid w:val="007C3440"/>
    <w:rsid w:val="007D797E"/>
    <w:rsid w:val="007F3F80"/>
    <w:rsid w:val="00811B9A"/>
    <w:rsid w:val="00815C9C"/>
    <w:rsid w:val="00817688"/>
    <w:rsid w:val="00820978"/>
    <w:rsid w:val="008211BB"/>
    <w:rsid w:val="00823664"/>
    <w:rsid w:val="008244C6"/>
    <w:rsid w:val="008247A2"/>
    <w:rsid w:val="00824B09"/>
    <w:rsid w:val="008416B7"/>
    <w:rsid w:val="00843EB7"/>
    <w:rsid w:val="00846B6C"/>
    <w:rsid w:val="008536A6"/>
    <w:rsid w:val="00853B9F"/>
    <w:rsid w:val="008630FE"/>
    <w:rsid w:val="0086354E"/>
    <w:rsid w:val="00865F51"/>
    <w:rsid w:val="008675D2"/>
    <w:rsid w:val="008765E8"/>
    <w:rsid w:val="008863C3"/>
    <w:rsid w:val="00886808"/>
    <w:rsid w:val="0088762A"/>
    <w:rsid w:val="00887CF3"/>
    <w:rsid w:val="00887E54"/>
    <w:rsid w:val="00892849"/>
    <w:rsid w:val="00896248"/>
    <w:rsid w:val="00897540"/>
    <w:rsid w:val="008A20C8"/>
    <w:rsid w:val="008A2FE6"/>
    <w:rsid w:val="008A406E"/>
    <w:rsid w:val="008C0481"/>
    <w:rsid w:val="008C664C"/>
    <w:rsid w:val="008C7442"/>
    <w:rsid w:val="008C7DA0"/>
    <w:rsid w:val="008D2A11"/>
    <w:rsid w:val="008D5074"/>
    <w:rsid w:val="008E1912"/>
    <w:rsid w:val="008F1C2B"/>
    <w:rsid w:val="008F4B64"/>
    <w:rsid w:val="00912FDC"/>
    <w:rsid w:val="0091513A"/>
    <w:rsid w:val="00921F95"/>
    <w:rsid w:val="00922F48"/>
    <w:rsid w:val="00924B7F"/>
    <w:rsid w:val="00926DCD"/>
    <w:rsid w:val="00927EE5"/>
    <w:rsid w:val="00951604"/>
    <w:rsid w:val="00956071"/>
    <w:rsid w:val="0095629E"/>
    <w:rsid w:val="00961B6B"/>
    <w:rsid w:val="009648B2"/>
    <w:rsid w:val="0096672E"/>
    <w:rsid w:val="00972BB6"/>
    <w:rsid w:val="00982CEF"/>
    <w:rsid w:val="00983127"/>
    <w:rsid w:val="009838C6"/>
    <w:rsid w:val="009863CA"/>
    <w:rsid w:val="0099271D"/>
    <w:rsid w:val="009930D4"/>
    <w:rsid w:val="00994C09"/>
    <w:rsid w:val="009A08C1"/>
    <w:rsid w:val="009A2069"/>
    <w:rsid w:val="009C0400"/>
    <w:rsid w:val="009C7211"/>
    <w:rsid w:val="009D07F7"/>
    <w:rsid w:val="009D3418"/>
    <w:rsid w:val="009D6ACE"/>
    <w:rsid w:val="009E019F"/>
    <w:rsid w:val="009E0956"/>
    <w:rsid w:val="009E0A83"/>
    <w:rsid w:val="009E26CE"/>
    <w:rsid w:val="009E2B74"/>
    <w:rsid w:val="009E711D"/>
    <w:rsid w:val="009E7DD4"/>
    <w:rsid w:val="009F15A1"/>
    <w:rsid w:val="009F3CAE"/>
    <w:rsid w:val="009F4A8A"/>
    <w:rsid w:val="009F5CA2"/>
    <w:rsid w:val="009F7DD5"/>
    <w:rsid w:val="00A04631"/>
    <w:rsid w:val="00A04E15"/>
    <w:rsid w:val="00A06A9E"/>
    <w:rsid w:val="00A14D2D"/>
    <w:rsid w:val="00A304F6"/>
    <w:rsid w:val="00A32E60"/>
    <w:rsid w:val="00A35A21"/>
    <w:rsid w:val="00A41C83"/>
    <w:rsid w:val="00A41DB8"/>
    <w:rsid w:val="00A432EE"/>
    <w:rsid w:val="00A4367A"/>
    <w:rsid w:val="00A5047B"/>
    <w:rsid w:val="00A52B5D"/>
    <w:rsid w:val="00A703DF"/>
    <w:rsid w:val="00A72B63"/>
    <w:rsid w:val="00A74D22"/>
    <w:rsid w:val="00A759DC"/>
    <w:rsid w:val="00A769ED"/>
    <w:rsid w:val="00A80FAF"/>
    <w:rsid w:val="00A83FBF"/>
    <w:rsid w:val="00A854D1"/>
    <w:rsid w:val="00A94E63"/>
    <w:rsid w:val="00A95ADE"/>
    <w:rsid w:val="00A95FC7"/>
    <w:rsid w:val="00A95FE3"/>
    <w:rsid w:val="00A96B0B"/>
    <w:rsid w:val="00AA0A6F"/>
    <w:rsid w:val="00AA36EF"/>
    <w:rsid w:val="00AB5D9E"/>
    <w:rsid w:val="00AB5E11"/>
    <w:rsid w:val="00AC168F"/>
    <w:rsid w:val="00AC1C30"/>
    <w:rsid w:val="00AC55D4"/>
    <w:rsid w:val="00AC727B"/>
    <w:rsid w:val="00AC73F2"/>
    <w:rsid w:val="00AD0AFD"/>
    <w:rsid w:val="00AD13AD"/>
    <w:rsid w:val="00AD209E"/>
    <w:rsid w:val="00AE4760"/>
    <w:rsid w:val="00AE4EF1"/>
    <w:rsid w:val="00AE5EAA"/>
    <w:rsid w:val="00AE79FE"/>
    <w:rsid w:val="00B0564A"/>
    <w:rsid w:val="00B07C3E"/>
    <w:rsid w:val="00B211F0"/>
    <w:rsid w:val="00B2685C"/>
    <w:rsid w:val="00B26C9F"/>
    <w:rsid w:val="00B314A8"/>
    <w:rsid w:val="00B31CB8"/>
    <w:rsid w:val="00B3451F"/>
    <w:rsid w:val="00B34A81"/>
    <w:rsid w:val="00B35B04"/>
    <w:rsid w:val="00B3683F"/>
    <w:rsid w:val="00B3758B"/>
    <w:rsid w:val="00B411D3"/>
    <w:rsid w:val="00B42F2F"/>
    <w:rsid w:val="00B435AC"/>
    <w:rsid w:val="00B53215"/>
    <w:rsid w:val="00B540AF"/>
    <w:rsid w:val="00B55FAB"/>
    <w:rsid w:val="00B62BC3"/>
    <w:rsid w:val="00B64128"/>
    <w:rsid w:val="00B657B9"/>
    <w:rsid w:val="00B678D1"/>
    <w:rsid w:val="00B71C6B"/>
    <w:rsid w:val="00B747C0"/>
    <w:rsid w:val="00B74C07"/>
    <w:rsid w:val="00B76C0F"/>
    <w:rsid w:val="00B77F4C"/>
    <w:rsid w:val="00B82E53"/>
    <w:rsid w:val="00B84E07"/>
    <w:rsid w:val="00BB0EF7"/>
    <w:rsid w:val="00BB13DB"/>
    <w:rsid w:val="00BB2951"/>
    <w:rsid w:val="00BB3B9C"/>
    <w:rsid w:val="00BC30C3"/>
    <w:rsid w:val="00BC5089"/>
    <w:rsid w:val="00BC5116"/>
    <w:rsid w:val="00BD01E2"/>
    <w:rsid w:val="00BD0AE9"/>
    <w:rsid w:val="00BD17B5"/>
    <w:rsid w:val="00BD2A31"/>
    <w:rsid w:val="00BD486B"/>
    <w:rsid w:val="00BD5C24"/>
    <w:rsid w:val="00BD5DC8"/>
    <w:rsid w:val="00BE0450"/>
    <w:rsid w:val="00BE16A3"/>
    <w:rsid w:val="00BE348C"/>
    <w:rsid w:val="00BE69E4"/>
    <w:rsid w:val="00BF0837"/>
    <w:rsid w:val="00BF74B2"/>
    <w:rsid w:val="00C03DF1"/>
    <w:rsid w:val="00C06813"/>
    <w:rsid w:val="00C11A4E"/>
    <w:rsid w:val="00C1297C"/>
    <w:rsid w:val="00C15899"/>
    <w:rsid w:val="00C17526"/>
    <w:rsid w:val="00C20259"/>
    <w:rsid w:val="00C21CEB"/>
    <w:rsid w:val="00C22D76"/>
    <w:rsid w:val="00C275D1"/>
    <w:rsid w:val="00C37776"/>
    <w:rsid w:val="00C37E05"/>
    <w:rsid w:val="00C50068"/>
    <w:rsid w:val="00C51E55"/>
    <w:rsid w:val="00C6242F"/>
    <w:rsid w:val="00C71786"/>
    <w:rsid w:val="00C7386B"/>
    <w:rsid w:val="00C741F8"/>
    <w:rsid w:val="00C76188"/>
    <w:rsid w:val="00C809DE"/>
    <w:rsid w:val="00C869A7"/>
    <w:rsid w:val="00C900D6"/>
    <w:rsid w:val="00C90C51"/>
    <w:rsid w:val="00C96A1C"/>
    <w:rsid w:val="00C9791E"/>
    <w:rsid w:val="00C97F97"/>
    <w:rsid w:val="00CA2E61"/>
    <w:rsid w:val="00CA5469"/>
    <w:rsid w:val="00CA70DB"/>
    <w:rsid w:val="00CA72F6"/>
    <w:rsid w:val="00CB2BDE"/>
    <w:rsid w:val="00CB367C"/>
    <w:rsid w:val="00CB47F5"/>
    <w:rsid w:val="00CC1398"/>
    <w:rsid w:val="00CC2077"/>
    <w:rsid w:val="00CC2688"/>
    <w:rsid w:val="00CD2DE3"/>
    <w:rsid w:val="00CD3137"/>
    <w:rsid w:val="00CD4340"/>
    <w:rsid w:val="00CD484D"/>
    <w:rsid w:val="00CE2F65"/>
    <w:rsid w:val="00CE3529"/>
    <w:rsid w:val="00CE4055"/>
    <w:rsid w:val="00CE59DE"/>
    <w:rsid w:val="00CF3576"/>
    <w:rsid w:val="00D00B19"/>
    <w:rsid w:val="00D0122C"/>
    <w:rsid w:val="00D060A6"/>
    <w:rsid w:val="00D1183F"/>
    <w:rsid w:val="00D11F87"/>
    <w:rsid w:val="00D1245B"/>
    <w:rsid w:val="00D16831"/>
    <w:rsid w:val="00D20AA8"/>
    <w:rsid w:val="00D21856"/>
    <w:rsid w:val="00D21991"/>
    <w:rsid w:val="00D26372"/>
    <w:rsid w:val="00D322BA"/>
    <w:rsid w:val="00D35919"/>
    <w:rsid w:val="00D370CD"/>
    <w:rsid w:val="00D452BF"/>
    <w:rsid w:val="00D470A8"/>
    <w:rsid w:val="00D5756B"/>
    <w:rsid w:val="00D63022"/>
    <w:rsid w:val="00D65681"/>
    <w:rsid w:val="00D65881"/>
    <w:rsid w:val="00D670A2"/>
    <w:rsid w:val="00D67955"/>
    <w:rsid w:val="00D72751"/>
    <w:rsid w:val="00D72ADB"/>
    <w:rsid w:val="00D74940"/>
    <w:rsid w:val="00D74FC8"/>
    <w:rsid w:val="00D753F7"/>
    <w:rsid w:val="00D75BE1"/>
    <w:rsid w:val="00D77C09"/>
    <w:rsid w:val="00D81EC1"/>
    <w:rsid w:val="00D8232A"/>
    <w:rsid w:val="00D861FC"/>
    <w:rsid w:val="00D9181E"/>
    <w:rsid w:val="00D94AFA"/>
    <w:rsid w:val="00DA1B8D"/>
    <w:rsid w:val="00DA2BE1"/>
    <w:rsid w:val="00DB37BC"/>
    <w:rsid w:val="00DB6F7B"/>
    <w:rsid w:val="00DD27BB"/>
    <w:rsid w:val="00DE258F"/>
    <w:rsid w:val="00DF0F95"/>
    <w:rsid w:val="00E01884"/>
    <w:rsid w:val="00E02C96"/>
    <w:rsid w:val="00E068F8"/>
    <w:rsid w:val="00E07E0C"/>
    <w:rsid w:val="00E1155C"/>
    <w:rsid w:val="00E11FE7"/>
    <w:rsid w:val="00E140CA"/>
    <w:rsid w:val="00E2439F"/>
    <w:rsid w:val="00E24975"/>
    <w:rsid w:val="00E2579B"/>
    <w:rsid w:val="00E26526"/>
    <w:rsid w:val="00E33F64"/>
    <w:rsid w:val="00E3579D"/>
    <w:rsid w:val="00E36C61"/>
    <w:rsid w:val="00E402B6"/>
    <w:rsid w:val="00E4055F"/>
    <w:rsid w:val="00E42F32"/>
    <w:rsid w:val="00E47392"/>
    <w:rsid w:val="00E47C4D"/>
    <w:rsid w:val="00E54C1F"/>
    <w:rsid w:val="00E56480"/>
    <w:rsid w:val="00E56A4F"/>
    <w:rsid w:val="00E5725E"/>
    <w:rsid w:val="00E61625"/>
    <w:rsid w:val="00E634E9"/>
    <w:rsid w:val="00E673A7"/>
    <w:rsid w:val="00E71A27"/>
    <w:rsid w:val="00E832DA"/>
    <w:rsid w:val="00E90240"/>
    <w:rsid w:val="00E90FF1"/>
    <w:rsid w:val="00E91A75"/>
    <w:rsid w:val="00E921B4"/>
    <w:rsid w:val="00E925DA"/>
    <w:rsid w:val="00E93624"/>
    <w:rsid w:val="00E93A0D"/>
    <w:rsid w:val="00E93BD0"/>
    <w:rsid w:val="00E94A8B"/>
    <w:rsid w:val="00E96646"/>
    <w:rsid w:val="00EA492C"/>
    <w:rsid w:val="00EA57B9"/>
    <w:rsid w:val="00EB2D9A"/>
    <w:rsid w:val="00EB6AFC"/>
    <w:rsid w:val="00EB7484"/>
    <w:rsid w:val="00EC311B"/>
    <w:rsid w:val="00EC346B"/>
    <w:rsid w:val="00EC5360"/>
    <w:rsid w:val="00ED2E71"/>
    <w:rsid w:val="00ED50FF"/>
    <w:rsid w:val="00ED6ACE"/>
    <w:rsid w:val="00EE176A"/>
    <w:rsid w:val="00EE1F02"/>
    <w:rsid w:val="00EE66B6"/>
    <w:rsid w:val="00EF0BB4"/>
    <w:rsid w:val="00F0179A"/>
    <w:rsid w:val="00F05140"/>
    <w:rsid w:val="00F11DE9"/>
    <w:rsid w:val="00F12DDB"/>
    <w:rsid w:val="00F1449E"/>
    <w:rsid w:val="00F14837"/>
    <w:rsid w:val="00F15DEC"/>
    <w:rsid w:val="00F229C1"/>
    <w:rsid w:val="00F241AB"/>
    <w:rsid w:val="00F27BFB"/>
    <w:rsid w:val="00F32B28"/>
    <w:rsid w:val="00F347FF"/>
    <w:rsid w:val="00F41818"/>
    <w:rsid w:val="00F41C6F"/>
    <w:rsid w:val="00F42713"/>
    <w:rsid w:val="00F43AC4"/>
    <w:rsid w:val="00F43C65"/>
    <w:rsid w:val="00F46229"/>
    <w:rsid w:val="00F539CB"/>
    <w:rsid w:val="00F55B26"/>
    <w:rsid w:val="00F56D86"/>
    <w:rsid w:val="00F72A58"/>
    <w:rsid w:val="00F739CB"/>
    <w:rsid w:val="00F73A74"/>
    <w:rsid w:val="00F7569B"/>
    <w:rsid w:val="00F77320"/>
    <w:rsid w:val="00F77C79"/>
    <w:rsid w:val="00F825B4"/>
    <w:rsid w:val="00F85D00"/>
    <w:rsid w:val="00F9229F"/>
    <w:rsid w:val="00F94147"/>
    <w:rsid w:val="00FA34CA"/>
    <w:rsid w:val="00FB3E45"/>
    <w:rsid w:val="00FB5076"/>
    <w:rsid w:val="00FB5972"/>
    <w:rsid w:val="00FC13B0"/>
    <w:rsid w:val="00FC1821"/>
    <w:rsid w:val="00FC448A"/>
    <w:rsid w:val="00FC53D7"/>
    <w:rsid w:val="00FC76ED"/>
    <w:rsid w:val="00FD5931"/>
    <w:rsid w:val="00FE3BC0"/>
    <w:rsid w:val="00FF2D73"/>
    <w:rsid w:val="00FF30AB"/>
    <w:rsid w:val="00FF46C2"/>
    <w:rsid w:val="00FF6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59A136"/>
  <w15:docId w15:val="{2538F09C-C30D-4CD3-A612-7A16A27EB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BE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26030"/>
    <w:pPr>
      <w:keepNext/>
      <w:keepLines/>
      <w:spacing w:before="480"/>
      <w:outlineLvl w:val="0"/>
    </w:pPr>
    <w:rPr>
      <w:rFonts w:ascii="Cambria" w:hAnsi="Cambria"/>
      <w:b/>
      <w:bCs/>
      <w:kern w:val="32"/>
      <w:sz w:val="32"/>
      <w:szCs w:val="32"/>
    </w:rPr>
  </w:style>
  <w:style w:type="paragraph" w:styleId="Heading2">
    <w:name w:val="heading 2"/>
    <w:basedOn w:val="Normal"/>
    <w:next w:val="Normal"/>
    <w:link w:val="Heading2Char"/>
    <w:uiPriority w:val="9"/>
    <w:semiHidden/>
    <w:unhideWhenUsed/>
    <w:qFormat/>
    <w:rsid w:val="00426030"/>
    <w:pPr>
      <w:keepNext/>
      <w:keepLines/>
      <w:spacing w:before="200"/>
      <w:outlineLvl w:val="1"/>
    </w:pPr>
    <w:rPr>
      <w:rFonts w:ascii="Cambria" w:hAnsi="Cambria"/>
      <w:b/>
      <w:bCs/>
      <w:i/>
      <w:iCs/>
      <w:sz w:val="28"/>
      <w:szCs w:val="28"/>
    </w:rPr>
  </w:style>
  <w:style w:type="paragraph" w:styleId="Heading3">
    <w:name w:val="heading 3"/>
    <w:basedOn w:val="Normal"/>
    <w:next w:val="Normal"/>
    <w:link w:val="Heading3Char"/>
    <w:uiPriority w:val="9"/>
    <w:semiHidden/>
    <w:unhideWhenUsed/>
    <w:qFormat/>
    <w:rsid w:val="00426030"/>
    <w:pPr>
      <w:keepNext/>
      <w:keepLines/>
      <w:spacing w:before="200"/>
      <w:outlineLvl w:val="2"/>
    </w:pPr>
    <w:rPr>
      <w:rFonts w:ascii="Cambria" w:hAnsi="Cambria"/>
      <w:b/>
      <w:bCs/>
      <w:sz w:val="26"/>
      <w:szCs w:val="26"/>
    </w:rPr>
  </w:style>
  <w:style w:type="paragraph" w:styleId="Heading4">
    <w:name w:val="heading 4"/>
    <w:basedOn w:val="Normal"/>
    <w:next w:val="Normal"/>
    <w:link w:val="Heading4Char"/>
    <w:uiPriority w:val="9"/>
    <w:semiHidden/>
    <w:unhideWhenUsed/>
    <w:qFormat/>
    <w:rsid w:val="00426030"/>
    <w:pPr>
      <w:keepNext/>
      <w:keepLines/>
      <w:spacing w:before="200"/>
      <w:outlineLvl w:val="3"/>
    </w:pPr>
    <w:rPr>
      <w:rFonts w:ascii="Calibri" w:hAnsi="Calibri" w:cs="Arial"/>
      <w:b/>
      <w:bCs/>
      <w:sz w:val="28"/>
      <w:szCs w:val="28"/>
    </w:rPr>
  </w:style>
  <w:style w:type="paragraph" w:styleId="Heading5">
    <w:name w:val="heading 5"/>
    <w:basedOn w:val="Normal"/>
    <w:next w:val="Normal"/>
    <w:link w:val="Heading5Char"/>
    <w:uiPriority w:val="9"/>
    <w:semiHidden/>
    <w:unhideWhenUsed/>
    <w:qFormat/>
    <w:rsid w:val="00426030"/>
    <w:pPr>
      <w:keepNext/>
      <w:keepLines/>
      <w:spacing w:before="200"/>
      <w:outlineLvl w:val="4"/>
    </w:pPr>
    <w:rPr>
      <w:rFonts w:ascii="Calibri" w:hAnsi="Calibri" w:cs="Arial"/>
      <w:b/>
      <w:bCs/>
      <w:i/>
      <w:iCs/>
      <w:sz w:val="26"/>
      <w:szCs w:val="26"/>
    </w:rPr>
  </w:style>
  <w:style w:type="paragraph" w:styleId="Heading6">
    <w:name w:val="heading 6"/>
    <w:basedOn w:val="Normal"/>
    <w:next w:val="Normal"/>
    <w:link w:val="Heading6Char"/>
    <w:qFormat/>
    <w:rsid w:val="0042603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426030"/>
    <w:pPr>
      <w:keepNext/>
      <w:keepLines/>
      <w:spacing w:before="200"/>
      <w:outlineLvl w:val="6"/>
    </w:pPr>
    <w:rPr>
      <w:rFonts w:ascii="Calibri" w:hAnsi="Calibri" w:cs="Arial"/>
    </w:rPr>
  </w:style>
  <w:style w:type="paragraph" w:styleId="Heading8">
    <w:name w:val="heading 8"/>
    <w:basedOn w:val="Normal"/>
    <w:next w:val="Normal"/>
    <w:link w:val="Heading8Char"/>
    <w:uiPriority w:val="9"/>
    <w:semiHidden/>
    <w:unhideWhenUsed/>
    <w:qFormat/>
    <w:rsid w:val="00426030"/>
    <w:pPr>
      <w:keepNext/>
      <w:keepLines/>
      <w:spacing w:before="200"/>
      <w:outlineLvl w:val="7"/>
    </w:pPr>
    <w:rPr>
      <w:rFonts w:ascii="Calibri" w:hAnsi="Calibri" w:cs="Arial"/>
      <w:i/>
      <w:iCs/>
    </w:rPr>
  </w:style>
  <w:style w:type="paragraph" w:styleId="Heading9">
    <w:name w:val="heading 9"/>
    <w:basedOn w:val="Normal"/>
    <w:next w:val="Normal"/>
    <w:link w:val="Heading9Char"/>
    <w:uiPriority w:val="9"/>
    <w:semiHidden/>
    <w:unhideWhenUsed/>
    <w:qFormat/>
    <w:rsid w:val="00426030"/>
    <w:pPr>
      <w:keepNext/>
      <w:keepLines/>
      <w:spacing w:before="200"/>
      <w:outlineLvl w:val="8"/>
    </w:pPr>
    <w:rPr>
      <w:rFonts w:ascii="Cambria" w:hAnsi="Cambri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07E03"/>
    <w:pPr>
      <w:tabs>
        <w:tab w:val="center" w:pos="4680"/>
        <w:tab w:val="right" w:pos="9360"/>
      </w:tabs>
    </w:pPr>
  </w:style>
  <w:style w:type="character" w:customStyle="1" w:styleId="HeaderChar">
    <w:name w:val="Header Char"/>
    <w:basedOn w:val="DefaultParagraphFont"/>
    <w:link w:val="Header"/>
    <w:uiPriority w:val="99"/>
    <w:rsid w:val="00407E03"/>
  </w:style>
  <w:style w:type="paragraph" w:styleId="Footer">
    <w:name w:val="footer"/>
    <w:basedOn w:val="Normal"/>
    <w:link w:val="FooterChar"/>
    <w:uiPriority w:val="99"/>
    <w:unhideWhenUsed/>
    <w:rsid w:val="00407E03"/>
    <w:pPr>
      <w:tabs>
        <w:tab w:val="center" w:pos="4680"/>
        <w:tab w:val="right" w:pos="9360"/>
      </w:tabs>
    </w:pPr>
  </w:style>
  <w:style w:type="character" w:customStyle="1" w:styleId="FooterChar">
    <w:name w:val="Footer Char"/>
    <w:basedOn w:val="DefaultParagraphFont"/>
    <w:link w:val="Footer"/>
    <w:uiPriority w:val="99"/>
    <w:rsid w:val="00407E03"/>
  </w:style>
  <w:style w:type="character" w:styleId="Hyperlink">
    <w:name w:val="Hyperlink"/>
    <w:uiPriority w:val="99"/>
    <w:unhideWhenUsed/>
    <w:rsid w:val="00781E06"/>
    <w:rPr>
      <w:color w:val="0563C1"/>
      <w:u w:val="single"/>
    </w:rPr>
  </w:style>
  <w:style w:type="table" w:styleId="TableGrid">
    <w:name w:val="Table Grid"/>
    <w:basedOn w:val="TableNormal"/>
    <w:uiPriority w:val="59"/>
    <w:rsid w:val="006317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DA2BE1"/>
    <w:pPr>
      <w:spacing w:before="130" w:after="130" w:line="260" w:lineRule="atLeast"/>
    </w:pPr>
    <w:rPr>
      <w:sz w:val="22"/>
      <w:szCs w:val="20"/>
    </w:rPr>
  </w:style>
  <w:style w:type="character" w:customStyle="1" w:styleId="BodyTextChar">
    <w:name w:val="Body Text Char"/>
    <w:basedOn w:val="DefaultParagraphFont"/>
    <w:link w:val="BodyText"/>
    <w:rsid w:val="00DA2BE1"/>
    <w:rPr>
      <w:rFonts w:ascii="Times New Roman" w:eastAsia="Times New Roman" w:hAnsi="Times New Roman" w:cs="Times New Roman"/>
      <w:szCs w:val="20"/>
    </w:rPr>
  </w:style>
  <w:style w:type="paragraph" w:styleId="ListParagraph">
    <w:name w:val="List Paragraph"/>
    <w:aliases w:val="AB List 1,Annexure,Bullet 05,Bullet paragraph,Bullets,Heading 911,Heading 92,Johan bulletList Paragraph,Level 1 Listing,List Paragraph 2,List Paragraph1,Liste 1,Lvl 1 Bullet,PRI Bullets,References,Report Para,Sc"/>
    <w:basedOn w:val="Normal"/>
    <w:link w:val="ListParagraphChar"/>
    <w:uiPriority w:val="34"/>
    <w:qFormat/>
    <w:rsid w:val="00DA2BE1"/>
    <w:pPr>
      <w:spacing w:after="200" w:line="276" w:lineRule="auto"/>
      <w:ind w:left="720"/>
      <w:contextualSpacing/>
    </w:pPr>
    <w:rPr>
      <w:rFonts w:ascii="Calibri" w:eastAsia="Calibri" w:hAnsi="Calibri"/>
      <w:sz w:val="22"/>
      <w:szCs w:val="22"/>
      <w:lang w:val="en-GB"/>
    </w:rPr>
  </w:style>
  <w:style w:type="paragraph" w:customStyle="1" w:styleId="1Normal">
    <w:name w:val="1 Normal"/>
    <w:basedOn w:val="Normal"/>
    <w:uiPriority w:val="99"/>
    <w:rsid w:val="00DA2BE1"/>
    <w:pPr>
      <w:keepLines/>
    </w:pPr>
    <w:rPr>
      <w:rFonts w:ascii="Times" w:hAnsi="Times"/>
      <w:szCs w:val="20"/>
      <w:lang w:val="en-AU"/>
    </w:rPr>
  </w:style>
  <w:style w:type="paragraph" w:styleId="BalloonText">
    <w:name w:val="Balloon Text"/>
    <w:basedOn w:val="Normal"/>
    <w:link w:val="BalloonTextChar"/>
    <w:uiPriority w:val="99"/>
    <w:semiHidden/>
    <w:unhideWhenUsed/>
    <w:rsid w:val="008C7DA0"/>
    <w:rPr>
      <w:rFonts w:ascii="Tahoma" w:hAnsi="Tahoma" w:cs="Tahoma"/>
      <w:sz w:val="16"/>
      <w:szCs w:val="16"/>
    </w:rPr>
  </w:style>
  <w:style w:type="character" w:customStyle="1" w:styleId="BalloonTextChar">
    <w:name w:val="Balloon Text Char"/>
    <w:basedOn w:val="DefaultParagraphFont"/>
    <w:link w:val="BalloonText"/>
    <w:uiPriority w:val="99"/>
    <w:semiHidden/>
    <w:rsid w:val="008C7DA0"/>
    <w:rPr>
      <w:rFonts w:ascii="Tahoma" w:eastAsia="Times New Roman" w:hAnsi="Tahoma" w:cs="Tahoma"/>
      <w:sz w:val="16"/>
      <w:szCs w:val="16"/>
    </w:rPr>
  </w:style>
  <w:style w:type="paragraph" w:customStyle="1" w:styleId="Heading11">
    <w:name w:val="Heading 11"/>
    <w:basedOn w:val="Normal"/>
    <w:next w:val="Normal"/>
    <w:uiPriority w:val="9"/>
    <w:qFormat/>
    <w:rsid w:val="00426030"/>
    <w:pPr>
      <w:keepNext/>
      <w:numPr>
        <w:numId w:val="1"/>
      </w:numPr>
      <w:spacing w:before="240" w:after="60"/>
      <w:outlineLvl w:val="0"/>
    </w:pPr>
    <w:rPr>
      <w:rFonts w:ascii="Cambria" w:hAnsi="Cambria"/>
      <w:b/>
      <w:bCs/>
      <w:kern w:val="32"/>
      <w:sz w:val="32"/>
      <w:szCs w:val="32"/>
    </w:rPr>
  </w:style>
  <w:style w:type="paragraph" w:customStyle="1" w:styleId="Heading21">
    <w:name w:val="Heading 21"/>
    <w:basedOn w:val="Normal"/>
    <w:next w:val="Normal"/>
    <w:uiPriority w:val="9"/>
    <w:semiHidden/>
    <w:unhideWhenUsed/>
    <w:qFormat/>
    <w:rsid w:val="00426030"/>
    <w:pPr>
      <w:keepNext/>
      <w:numPr>
        <w:ilvl w:val="1"/>
        <w:numId w:val="1"/>
      </w:numPr>
      <w:tabs>
        <w:tab w:val="clear" w:pos="1440"/>
        <w:tab w:val="num" w:pos="720"/>
      </w:tabs>
      <w:spacing w:before="240" w:after="60"/>
      <w:ind w:left="720"/>
      <w:outlineLvl w:val="1"/>
    </w:pPr>
    <w:rPr>
      <w:rFonts w:ascii="Cambria" w:hAnsi="Cambria"/>
      <w:b/>
      <w:bCs/>
      <w:i/>
      <w:iCs/>
      <w:sz w:val="28"/>
      <w:szCs w:val="28"/>
    </w:rPr>
  </w:style>
  <w:style w:type="paragraph" w:customStyle="1" w:styleId="Heading31">
    <w:name w:val="Heading 31"/>
    <w:basedOn w:val="Normal"/>
    <w:next w:val="Normal"/>
    <w:uiPriority w:val="9"/>
    <w:semiHidden/>
    <w:unhideWhenUsed/>
    <w:qFormat/>
    <w:rsid w:val="00426030"/>
    <w:pPr>
      <w:keepNext/>
      <w:numPr>
        <w:ilvl w:val="2"/>
        <w:numId w:val="1"/>
      </w:numPr>
      <w:tabs>
        <w:tab w:val="clear" w:pos="2160"/>
        <w:tab w:val="num" w:pos="720"/>
      </w:tabs>
      <w:spacing w:before="240" w:after="60"/>
      <w:ind w:left="720"/>
      <w:outlineLvl w:val="2"/>
    </w:pPr>
    <w:rPr>
      <w:rFonts w:ascii="Cambria" w:hAnsi="Cambria"/>
      <w:b/>
      <w:bCs/>
      <w:sz w:val="26"/>
      <w:szCs w:val="26"/>
    </w:rPr>
  </w:style>
  <w:style w:type="paragraph" w:customStyle="1" w:styleId="Heading41">
    <w:name w:val="Heading 41"/>
    <w:basedOn w:val="Normal"/>
    <w:next w:val="Normal"/>
    <w:uiPriority w:val="9"/>
    <w:semiHidden/>
    <w:unhideWhenUsed/>
    <w:qFormat/>
    <w:rsid w:val="00426030"/>
    <w:pPr>
      <w:keepNext/>
      <w:numPr>
        <w:ilvl w:val="3"/>
        <w:numId w:val="1"/>
      </w:numPr>
      <w:tabs>
        <w:tab w:val="clear" w:pos="2880"/>
        <w:tab w:val="num" w:pos="720"/>
      </w:tabs>
      <w:spacing w:before="240" w:after="60"/>
      <w:ind w:left="720"/>
      <w:outlineLvl w:val="3"/>
    </w:pPr>
    <w:rPr>
      <w:rFonts w:ascii="Calibri" w:hAnsi="Calibri" w:cs="Arial"/>
      <w:b/>
      <w:bCs/>
      <w:sz w:val="28"/>
      <w:szCs w:val="28"/>
    </w:rPr>
  </w:style>
  <w:style w:type="paragraph" w:customStyle="1" w:styleId="Heading51">
    <w:name w:val="Heading 51"/>
    <w:basedOn w:val="Normal"/>
    <w:next w:val="Normal"/>
    <w:uiPriority w:val="9"/>
    <w:semiHidden/>
    <w:unhideWhenUsed/>
    <w:qFormat/>
    <w:rsid w:val="00426030"/>
    <w:pPr>
      <w:numPr>
        <w:ilvl w:val="4"/>
        <w:numId w:val="1"/>
      </w:numPr>
      <w:tabs>
        <w:tab w:val="clear" w:pos="3600"/>
        <w:tab w:val="num" w:pos="1080"/>
      </w:tabs>
      <w:spacing w:before="240" w:after="60"/>
      <w:ind w:left="1080" w:hanging="1080"/>
      <w:outlineLvl w:val="4"/>
    </w:pPr>
    <w:rPr>
      <w:rFonts w:ascii="Calibri" w:hAnsi="Calibri" w:cs="Arial"/>
      <w:b/>
      <w:bCs/>
      <w:i/>
      <w:iCs/>
      <w:sz w:val="26"/>
      <w:szCs w:val="26"/>
    </w:rPr>
  </w:style>
  <w:style w:type="character" w:customStyle="1" w:styleId="Heading6Char">
    <w:name w:val="Heading 6 Char"/>
    <w:basedOn w:val="DefaultParagraphFont"/>
    <w:link w:val="Heading6"/>
    <w:rsid w:val="00426030"/>
    <w:rPr>
      <w:rFonts w:ascii="Times New Roman" w:eastAsia="Times New Roman" w:hAnsi="Times New Roman" w:cs="Times New Roman"/>
      <w:b/>
      <w:bCs/>
    </w:rPr>
  </w:style>
  <w:style w:type="paragraph" w:customStyle="1" w:styleId="Heading71">
    <w:name w:val="Heading 71"/>
    <w:basedOn w:val="Normal"/>
    <w:next w:val="Normal"/>
    <w:uiPriority w:val="9"/>
    <w:semiHidden/>
    <w:unhideWhenUsed/>
    <w:qFormat/>
    <w:rsid w:val="00426030"/>
    <w:pPr>
      <w:numPr>
        <w:ilvl w:val="6"/>
        <w:numId w:val="1"/>
      </w:numPr>
      <w:tabs>
        <w:tab w:val="clear" w:pos="5040"/>
        <w:tab w:val="num" w:pos="1440"/>
      </w:tabs>
      <w:spacing w:before="240" w:after="60"/>
      <w:ind w:left="1440" w:hanging="1440"/>
      <w:outlineLvl w:val="6"/>
    </w:pPr>
    <w:rPr>
      <w:rFonts w:ascii="Calibri" w:hAnsi="Calibri" w:cs="Arial"/>
    </w:rPr>
  </w:style>
  <w:style w:type="paragraph" w:customStyle="1" w:styleId="Heading81">
    <w:name w:val="Heading 81"/>
    <w:basedOn w:val="Normal"/>
    <w:next w:val="Normal"/>
    <w:uiPriority w:val="9"/>
    <w:semiHidden/>
    <w:unhideWhenUsed/>
    <w:qFormat/>
    <w:rsid w:val="00426030"/>
    <w:pPr>
      <w:numPr>
        <w:ilvl w:val="7"/>
        <w:numId w:val="1"/>
      </w:numPr>
      <w:tabs>
        <w:tab w:val="clear" w:pos="5760"/>
        <w:tab w:val="num" w:pos="1440"/>
      </w:tabs>
      <w:spacing w:before="240" w:after="60"/>
      <w:ind w:left="1440" w:hanging="1440"/>
      <w:outlineLvl w:val="7"/>
    </w:pPr>
    <w:rPr>
      <w:rFonts w:ascii="Calibri" w:hAnsi="Calibri" w:cs="Arial"/>
      <w:i/>
      <w:iCs/>
    </w:rPr>
  </w:style>
  <w:style w:type="paragraph" w:customStyle="1" w:styleId="Heading91">
    <w:name w:val="Heading 91"/>
    <w:basedOn w:val="Normal"/>
    <w:next w:val="Normal"/>
    <w:uiPriority w:val="9"/>
    <w:semiHidden/>
    <w:unhideWhenUsed/>
    <w:qFormat/>
    <w:rsid w:val="00426030"/>
    <w:pPr>
      <w:numPr>
        <w:ilvl w:val="8"/>
        <w:numId w:val="1"/>
      </w:numPr>
      <w:tabs>
        <w:tab w:val="clear" w:pos="6480"/>
        <w:tab w:val="num" w:pos="1440"/>
      </w:tabs>
      <w:spacing w:before="240" w:after="60"/>
      <w:ind w:left="1440" w:hanging="1440"/>
      <w:outlineLvl w:val="8"/>
    </w:pPr>
    <w:rPr>
      <w:rFonts w:ascii="Cambria" w:hAnsi="Cambria"/>
      <w:sz w:val="22"/>
      <w:szCs w:val="22"/>
    </w:rPr>
  </w:style>
  <w:style w:type="numbering" w:customStyle="1" w:styleId="NoList1">
    <w:name w:val="No List1"/>
    <w:next w:val="NoList"/>
    <w:uiPriority w:val="99"/>
    <w:semiHidden/>
    <w:unhideWhenUsed/>
    <w:rsid w:val="00426030"/>
  </w:style>
  <w:style w:type="character" w:customStyle="1" w:styleId="Heading1Char">
    <w:name w:val="Heading 1 Char"/>
    <w:basedOn w:val="DefaultParagraphFont"/>
    <w:link w:val="Heading1"/>
    <w:uiPriority w:val="9"/>
    <w:rsid w:val="00426030"/>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semiHidden/>
    <w:rsid w:val="00426030"/>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semiHidden/>
    <w:rsid w:val="00426030"/>
    <w:rPr>
      <w:rFonts w:ascii="Cambria" w:eastAsia="Times New Roman" w:hAnsi="Cambria" w:cs="Times New Roman"/>
      <w:b/>
      <w:bCs/>
      <w:sz w:val="26"/>
      <w:szCs w:val="26"/>
    </w:rPr>
  </w:style>
  <w:style w:type="character" w:customStyle="1" w:styleId="Heading4Char">
    <w:name w:val="Heading 4 Char"/>
    <w:basedOn w:val="DefaultParagraphFont"/>
    <w:link w:val="Heading4"/>
    <w:uiPriority w:val="9"/>
    <w:semiHidden/>
    <w:rsid w:val="00426030"/>
    <w:rPr>
      <w:rFonts w:ascii="Calibri" w:eastAsia="Times New Roman" w:hAnsi="Calibri" w:cs="Arial"/>
      <w:b/>
      <w:bCs/>
      <w:sz w:val="28"/>
      <w:szCs w:val="28"/>
    </w:rPr>
  </w:style>
  <w:style w:type="character" w:customStyle="1" w:styleId="Heading5Char">
    <w:name w:val="Heading 5 Char"/>
    <w:basedOn w:val="DefaultParagraphFont"/>
    <w:link w:val="Heading5"/>
    <w:uiPriority w:val="9"/>
    <w:semiHidden/>
    <w:rsid w:val="00426030"/>
    <w:rPr>
      <w:rFonts w:ascii="Calibri" w:eastAsia="Times New Roman" w:hAnsi="Calibri" w:cs="Arial"/>
      <w:b/>
      <w:bCs/>
      <w:i/>
      <w:iCs/>
      <w:sz w:val="26"/>
      <w:szCs w:val="26"/>
    </w:rPr>
  </w:style>
  <w:style w:type="character" w:customStyle="1" w:styleId="Heading7Char">
    <w:name w:val="Heading 7 Char"/>
    <w:basedOn w:val="DefaultParagraphFont"/>
    <w:link w:val="Heading7"/>
    <w:uiPriority w:val="9"/>
    <w:semiHidden/>
    <w:rsid w:val="00426030"/>
    <w:rPr>
      <w:rFonts w:ascii="Calibri" w:eastAsia="Times New Roman" w:hAnsi="Calibri" w:cs="Arial"/>
      <w:sz w:val="24"/>
      <w:szCs w:val="24"/>
    </w:rPr>
  </w:style>
  <w:style w:type="character" w:customStyle="1" w:styleId="Heading8Char">
    <w:name w:val="Heading 8 Char"/>
    <w:basedOn w:val="DefaultParagraphFont"/>
    <w:link w:val="Heading8"/>
    <w:uiPriority w:val="9"/>
    <w:semiHidden/>
    <w:rsid w:val="00426030"/>
    <w:rPr>
      <w:rFonts w:ascii="Calibri" w:eastAsia="Times New Roman" w:hAnsi="Calibri" w:cs="Arial"/>
      <w:i/>
      <w:iCs/>
      <w:sz w:val="24"/>
      <w:szCs w:val="24"/>
    </w:rPr>
  </w:style>
  <w:style w:type="character" w:customStyle="1" w:styleId="Heading9Char">
    <w:name w:val="Heading 9 Char"/>
    <w:basedOn w:val="DefaultParagraphFont"/>
    <w:link w:val="Heading9"/>
    <w:uiPriority w:val="9"/>
    <w:semiHidden/>
    <w:rsid w:val="00426030"/>
    <w:rPr>
      <w:rFonts w:ascii="Cambria" w:eastAsia="Times New Roman" w:hAnsi="Cambria" w:cs="Times New Roman"/>
      <w:sz w:val="22"/>
      <w:szCs w:val="22"/>
    </w:rPr>
  </w:style>
  <w:style w:type="character" w:styleId="CommentReference">
    <w:name w:val="annotation reference"/>
    <w:basedOn w:val="DefaultParagraphFont"/>
    <w:semiHidden/>
    <w:unhideWhenUsed/>
    <w:rsid w:val="00426030"/>
    <w:rPr>
      <w:sz w:val="16"/>
      <w:szCs w:val="16"/>
    </w:rPr>
  </w:style>
  <w:style w:type="paragraph" w:styleId="CommentText">
    <w:name w:val="annotation text"/>
    <w:basedOn w:val="Normal"/>
    <w:link w:val="CommentTextChar"/>
    <w:uiPriority w:val="99"/>
    <w:unhideWhenUsed/>
    <w:rsid w:val="00426030"/>
    <w:rPr>
      <w:sz w:val="20"/>
      <w:szCs w:val="20"/>
    </w:rPr>
  </w:style>
  <w:style w:type="character" w:customStyle="1" w:styleId="CommentTextChar">
    <w:name w:val="Comment Text Char"/>
    <w:basedOn w:val="DefaultParagraphFont"/>
    <w:link w:val="CommentText"/>
    <w:uiPriority w:val="99"/>
    <w:rsid w:val="0042603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26030"/>
    <w:rPr>
      <w:b/>
      <w:bCs/>
    </w:rPr>
  </w:style>
  <w:style w:type="character" w:customStyle="1" w:styleId="CommentSubjectChar">
    <w:name w:val="Comment Subject Char"/>
    <w:basedOn w:val="CommentTextChar"/>
    <w:link w:val="CommentSubject"/>
    <w:uiPriority w:val="99"/>
    <w:semiHidden/>
    <w:rsid w:val="00426030"/>
    <w:rPr>
      <w:rFonts w:ascii="Times New Roman" w:eastAsia="Times New Roman" w:hAnsi="Times New Roman" w:cs="Times New Roman"/>
      <w:b/>
      <w:bCs/>
      <w:sz w:val="20"/>
      <w:szCs w:val="20"/>
    </w:rPr>
  </w:style>
  <w:style w:type="character" w:customStyle="1" w:styleId="Heading1Char1">
    <w:name w:val="Heading 1 Char1"/>
    <w:basedOn w:val="DefaultParagraphFont"/>
    <w:uiPriority w:val="9"/>
    <w:rsid w:val="00426030"/>
    <w:rPr>
      <w:rFonts w:asciiTheme="majorHAnsi" w:eastAsiaTheme="majorEastAsia" w:hAnsiTheme="majorHAnsi" w:cstheme="majorBidi"/>
      <w:b/>
      <w:bCs/>
      <w:color w:val="365F91" w:themeColor="accent1" w:themeShade="BF"/>
      <w:sz w:val="28"/>
      <w:szCs w:val="28"/>
    </w:rPr>
  </w:style>
  <w:style w:type="character" w:customStyle="1" w:styleId="Heading2Char1">
    <w:name w:val="Heading 2 Char1"/>
    <w:basedOn w:val="DefaultParagraphFont"/>
    <w:uiPriority w:val="9"/>
    <w:semiHidden/>
    <w:rsid w:val="00426030"/>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426030"/>
    <w:rPr>
      <w:rFonts w:asciiTheme="majorHAnsi" w:eastAsiaTheme="majorEastAsia" w:hAnsiTheme="majorHAnsi" w:cstheme="majorBidi"/>
      <w:b/>
      <w:bCs/>
      <w:color w:val="4F81BD" w:themeColor="accent1"/>
      <w:sz w:val="24"/>
      <w:szCs w:val="24"/>
    </w:rPr>
  </w:style>
  <w:style w:type="character" w:customStyle="1" w:styleId="Heading4Char1">
    <w:name w:val="Heading 4 Char1"/>
    <w:basedOn w:val="DefaultParagraphFont"/>
    <w:uiPriority w:val="9"/>
    <w:semiHidden/>
    <w:rsid w:val="00426030"/>
    <w:rPr>
      <w:rFonts w:asciiTheme="majorHAnsi" w:eastAsiaTheme="majorEastAsia" w:hAnsiTheme="majorHAnsi" w:cstheme="majorBidi"/>
      <w:b/>
      <w:bCs/>
      <w:i/>
      <w:iCs/>
      <w:color w:val="4F81BD" w:themeColor="accent1"/>
      <w:sz w:val="24"/>
      <w:szCs w:val="24"/>
    </w:rPr>
  </w:style>
  <w:style w:type="character" w:customStyle="1" w:styleId="Heading5Char1">
    <w:name w:val="Heading 5 Char1"/>
    <w:basedOn w:val="DefaultParagraphFont"/>
    <w:uiPriority w:val="9"/>
    <w:semiHidden/>
    <w:rsid w:val="00426030"/>
    <w:rPr>
      <w:rFonts w:asciiTheme="majorHAnsi" w:eastAsiaTheme="majorEastAsia" w:hAnsiTheme="majorHAnsi" w:cstheme="majorBidi"/>
      <w:color w:val="243F60" w:themeColor="accent1" w:themeShade="7F"/>
      <w:sz w:val="24"/>
      <w:szCs w:val="24"/>
    </w:rPr>
  </w:style>
  <w:style w:type="character" w:customStyle="1" w:styleId="Heading7Char1">
    <w:name w:val="Heading 7 Char1"/>
    <w:basedOn w:val="DefaultParagraphFont"/>
    <w:uiPriority w:val="9"/>
    <w:semiHidden/>
    <w:rsid w:val="00426030"/>
    <w:rPr>
      <w:rFonts w:asciiTheme="majorHAnsi" w:eastAsiaTheme="majorEastAsia" w:hAnsiTheme="majorHAnsi" w:cstheme="majorBidi"/>
      <w:i/>
      <w:iCs/>
      <w:color w:val="404040" w:themeColor="text1" w:themeTint="BF"/>
      <w:sz w:val="24"/>
      <w:szCs w:val="24"/>
    </w:rPr>
  </w:style>
  <w:style w:type="character" w:customStyle="1" w:styleId="Heading8Char1">
    <w:name w:val="Heading 8 Char1"/>
    <w:basedOn w:val="DefaultParagraphFont"/>
    <w:uiPriority w:val="9"/>
    <w:semiHidden/>
    <w:rsid w:val="00426030"/>
    <w:rPr>
      <w:rFonts w:asciiTheme="majorHAnsi" w:eastAsiaTheme="majorEastAsia" w:hAnsiTheme="majorHAnsi" w:cstheme="majorBidi"/>
      <w:color w:val="404040" w:themeColor="text1" w:themeTint="BF"/>
      <w:sz w:val="20"/>
      <w:szCs w:val="20"/>
    </w:rPr>
  </w:style>
  <w:style w:type="character" w:customStyle="1" w:styleId="Heading9Char1">
    <w:name w:val="Heading 9 Char1"/>
    <w:basedOn w:val="DefaultParagraphFont"/>
    <w:uiPriority w:val="9"/>
    <w:semiHidden/>
    <w:rsid w:val="00426030"/>
    <w:rPr>
      <w:rFonts w:asciiTheme="majorHAnsi" w:eastAsiaTheme="majorEastAsia" w:hAnsiTheme="majorHAnsi" w:cstheme="majorBidi"/>
      <w:i/>
      <w:iCs/>
      <w:color w:val="404040" w:themeColor="text1" w:themeTint="BF"/>
      <w:sz w:val="20"/>
      <w:szCs w:val="20"/>
    </w:rPr>
  </w:style>
  <w:style w:type="paragraph" w:styleId="Revision">
    <w:name w:val="Revision"/>
    <w:hidden/>
    <w:uiPriority w:val="99"/>
    <w:semiHidden/>
    <w:rsid w:val="00045587"/>
    <w:pPr>
      <w:spacing w:after="0" w:line="240" w:lineRule="auto"/>
    </w:pPr>
    <w:rPr>
      <w:rFonts w:ascii="Times New Roman" w:eastAsia="Times New Roman" w:hAnsi="Times New Roman" w:cs="Times New Roman"/>
      <w:sz w:val="24"/>
      <w:szCs w:val="24"/>
    </w:rPr>
  </w:style>
  <w:style w:type="paragraph" w:customStyle="1" w:styleId="Text">
    <w:name w:val="Text"/>
    <w:basedOn w:val="Normal"/>
    <w:uiPriority w:val="99"/>
    <w:locked/>
    <w:rsid w:val="00E91A75"/>
    <w:pPr>
      <w:tabs>
        <w:tab w:val="left" w:pos="284"/>
      </w:tabs>
      <w:overflowPunct w:val="0"/>
      <w:autoSpaceDE w:val="0"/>
      <w:autoSpaceDN w:val="0"/>
      <w:adjustRightInd w:val="0"/>
      <w:spacing w:after="260"/>
      <w:jc w:val="both"/>
      <w:textAlignment w:val="baseline"/>
    </w:pPr>
    <w:rPr>
      <w:sz w:val="22"/>
      <w:szCs w:val="20"/>
      <w:lang w:val="en-GB"/>
    </w:rPr>
  </w:style>
  <w:style w:type="paragraph" w:customStyle="1" w:styleId="Dear">
    <w:name w:val="Dear"/>
    <w:basedOn w:val="Normal"/>
    <w:next w:val="Normal"/>
    <w:uiPriority w:val="99"/>
    <w:locked/>
    <w:rsid w:val="00E91A75"/>
    <w:pPr>
      <w:keepLines/>
      <w:overflowPunct w:val="0"/>
      <w:autoSpaceDE w:val="0"/>
      <w:autoSpaceDN w:val="0"/>
      <w:adjustRightInd w:val="0"/>
      <w:spacing w:after="260"/>
      <w:jc w:val="both"/>
      <w:textAlignment w:val="baseline"/>
    </w:pPr>
    <w:rPr>
      <w:sz w:val="22"/>
      <w:szCs w:val="20"/>
      <w:lang w:val="en-GB"/>
    </w:rPr>
  </w:style>
  <w:style w:type="paragraph" w:customStyle="1" w:styleId="Bullet">
    <w:name w:val="Bullet"/>
    <w:basedOn w:val="Normal"/>
    <w:uiPriority w:val="99"/>
    <w:locked/>
    <w:rsid w:val="00E91A75"/>
    <w:pPr>
      <w:numPr>
        <w:numId w:val="7"/>
      </w:numPr>
      <w:tabs>
        <w:tab w:val="left" w:pos="284"/>
      </w:tabs>
      <w:overflowPunct w:val="0"/>
      <w:autoSpaceDE w:val="0"/>
      <w:autoSpaceDN w:val="0"/>
      <w:adjustRightInd w:val="0"/>
      <w:spacing w:after="260"/>
      <w:jc w:val="both"/>
      <w:textAlignment w:val="baseline"/>
    </w:pPr>
    <w:rPr>
      <w:sz w:val="22"/>
      <w:szCs w:val="20"/>
      <w:lang w:val="en-GB"/>
    </w:rPr>
  </w:style>
  <w:style w:type="paragraph" w:styleId="ListBullet">
    <w:name w:val="List Bullet"/>
    <w:basedOn w:val="Normal"/>
    <w:uiPriority w:val="99"/>
    <w:rsid w:val="00E91A75"/>
    <w:pPr>
      <w:numPr>
        <w:numId w:val="8"/>
      </w:numPr>
      <w:overflowPunct w:val="0"/>
      <w:autoSpaceDE w:val="0"/>
      <w:autoSpaceDN w:val="0"/>
      <w:adjustRightInd w:val="0"/>
      <w:spacing w:after="260"/>
      <w:jc w:val="both"/>
      <w:textAlignment w:val="baseline"/>
    </w:pPr>
    <w:rPr>
      <w:sz w:val="22"/>
      <w:szCs w:val="20"/>
      <w:lang w:val="en-GB"/>
    </w:rPr>
  </w:style>
  <w:style w:type="paragraph" w:customStyle="1" w:styleId="ervices">
    <w:name w:val="ervices"/>
    <w:basedOn w:val="Text"/>
    <w:uiPriority w:val="99"/>
    <w:locked/>
    <w:rsid w:val="00E91A75"/>
    <w:pPr>
      <w:ind w:left="397" w:hanging="397"/>
    </w:pPr>
    <w:rPr>
      <w:sz w:val="18"/>
    </w:rPr>
  </w:style>
  <w:style w:type="paragraph" w:customStyle="1" w:styleId="xmsonormal">
    <w:name w:val="x_msonormal"/>
    <w:basedOn w:val="Normal"/>
    <w:rsid w:val="00F55B26"/>
    <w:pPr>
      <w:spacing w:before="100" w:beforeAutospacing="1" w:after="100" w:afterAutospacing="1"/>
    </w:pPr>
    <w:rPr>
      <w:lang w:val="en-IN" w:eastAsia="en-IN"/>
    </w:rPr>
  </w:style>
  <w:style w:type="paragraph" w:customStyle="1" w:styleId="CopyToList">
    <w:name w:val="CopyToList"/>
    <w:basedOn w:val="Normal"/>
    <w:rsid w:val="00C03DF1"/>
    <w:pPr>
      <w:widowControl w:val="0"/>
    </w:pPr>
    <w:rPr>
      <w:sz w:val="22"/>
      <w:szCs w:val="20"/>
      <w:lang w:val="en-GB"/>
    </w:rPr>
  </w:style>
  <w:style w:type="character" w:customStyle="1" w:styleId="annotationreferencePHPDOCX">
    <w:name w:val="annotation reference PHPDOCX"/>
    <w:basedOn w:val="DefaultParagraphFontPHPDOCX"/>
    <w:uiPriority w:val="99"/>
    <w:semiHidden/>
    <w:unhideWhenUsed/>
    <w:rsid w:val="00E139EA"/>
    <w:rPr>
      <w:sz w:val="16"/>
      <w:szCs w:val="16"/>
    </w:rPr>
  </w:style>
  <w:style w:type="paragraph" w:customStyle="1" w:styleId="annotationtextPHPDOCX">
    <w:name w:val="annotation text PHPDOCX"/>
    <w:basedOn w:val="Normal"/>
    <w:uiPriority w:val="99"/>
    <w:semiHidden/>
    <w:unhideWhenUsed/>
    <w:rsid w:val="00E139EA"/>
    <w:rPr>
      <w:sz w:val="20"/>
      <w:szCs w:val="20"/>
    </w:rPr>
  </w:style>
  <w:style w:type="paragraph" w:customStyle="1" w:styleId="annotationsubjectPHPDOCX">
    <w:name w:val="annotation subject PHPDOCX"/>
    <w:basedOn w:val="annotationtextPHPDOCX"/>
    <w:next w:val="annotationtextPHPDOCX"/>
    <w:uiPriority w:val="99"/>
    <w:semiHidden/>
    <w:unhideWhenUsed/>
    <w:rsid w:val="00E139EA"/>
    <w:rPr>
      <w:b/>
      <w:bCs/>
    </w:rPr>
  </w:style>
  <w:style w:type="character" w:customStyle="1" w:styleId="annotationreferencePHPDOCX0">
    <w:name w:val="annotation reference PHPDOCX"/>
    <w:basedOn w:val="DefaultParagraphFontPHPDOCX"/>
    <w:uiPriority w:val="99"/>
    <w:semiHidden/>
    <w:unhideWhenUsed/>
    <w:rsid w:val="00E139EA"/>
    <w:rPr>
      <w:sz w:val="16"/>
      <w:szCs w:val="16"/>
    </w:rPr>
  </w:style>
  <w:style w:type="paragraph" w:customStyle="1" w:styleId="annotationtextPHPDOCX0">
    <w:name w:val="annotation text PHPDOCX"/>
    <w:basedOn w:val="Normal"/>
    <w:uiPriority w:val="99"/>
    <w:semiHidden/>
    <w:unhideWhenUsed/>
    <w:rsid w:val="00E139EA"/>
    <w:rPr>
      <w:sz w:val="20"/>
      <w:szCs w:val="20"/>
    </w:rPr>
  </w:style>
  <w:style w:type="paragraph" w:customStyle="1" w:styleId="annotationsubjectPHPDOCX0">
    <w:name w:val="annotation subject PHPDOCX"/>
    <w:basedOn w:val="annotationtextPHPDOCX0"/>
    <w:next w:val="annotationtextPHPDOCX0"/>
    <w:uiPriority w:val="99"/>
    <w:semiHidden/>
    <w:unhideWhenUsed/>
    <w:rsid w:val="00E139EA"/>
    <w:rPr>
      <w:b/>
      <w:bCs/>
    </w:rPr>
  </w:style>
  <w:style w:type="character" w:customStyle="1" w:styleId="annotationreferencePHPDOCX1">
    <w:name w:val="annotation reference PHPDOCX"/>
    <w:basedOn w:val="DefaultParagraphFontPHPDOCX"/>
    <w:uiPriority w:val="99"/>
    <w:semiHidden/>
    <w:unhideWhenUsed/>
    <w:rsid w:val="00E139EA"/>
    <w:rPr>
      <w:sz w:val="16"/>
      <w:szCs w:val="16"/>
    </w:rPr>
  </w:style>
  <w:style w:type="paragraph" w:customStyle="1" w:styleId="annotationtextPHPDOCX1">
    <w:name w:val="annotation text PHPDOCX"/>
    <w:basedOn w:val="Normal"/>
    <w:uiPriority w:val="99"/>
    <w:semiHidden/>
    <w:unhideWhenUsed/>
    <w:rsid w:val="00E139EA"/>
    <w:rPr>
      <w:sz w:val="20"/>
      <w:szCs w:val="20"/>
    </w:rPr>
  </w:style>
  <w:style w:type="paragraph" w:customStyle="1" w:styleId="annotationsubjectPHPDOCX1">
    <w:name w:val="annotation subject PHPDOCX"/>
    <w:basedOn w:val="annotationtextPHPDOCX1"/>
    <w:next w:val="annotationtextPHPDOCX1"/>
    <w:uiPriority w:val="99"/>
    <w:semiHidden/>
    <w:unhideWhenUsed/>
    <w:rsid w:val="00E139EA"/>
    <w:rPr>
      <w:b/>
      <w:bCs/>
    </w:rPr>
  </w:style>
  <w:style w:type="character" w:customStyle="1" w:styleId="annotationreferencePHPDOCX2">
    <w:name w:val="annotation reference PHPDOCX"/>
    <w:basedOn w:val="DefaultParagraphFontPHPDOCX"/>
    <w:uiPriority w:val="99"/>
    <w:semiHidden/>
    <w:unhideWhenUsed/>
    <w:rsid w:val="00E139EA"/>
    <w:rPr>
      <w:sz w:val="16"/>
      <w:szCs w:val="16"/>
    </w:rPr>
  </w:style>
  <w:style w:type="paragraph" w:customStyle="1" w:styleId="annotationtextPHPDOCX2">
    <w:name w:val="annotation text PHPDOCX"/>
    <w:basedOn w:val="Normal"/>
    <w:uiPriority w:val="99"/>
    <w:semiHidden/>
    <w:unhideWhenUsed/>
    <w:rsid w:val="00E139EA"/>
    <w:rPr>
      <w:sz w:val="20"/>
      <w:szCs w:val="20"/>
    </w:rPr>
  </w:style>
  <w:style w:type="paragraph" w:customStyle="1" w:styleId="annotationsubjectPHPDOCX2">
    <w:name w:val="annotation subject PHPDOCX"/>
    <w:basedOn w:val="annotationtextPHPDOCX2"/>
    <w:next w:val="annotationtextPHPDOCX2"/>
    <w:uiPriority w:val="99"/>
    <w:semiHidden/>
    <w:unhideWhenUsed/>
    <w:rsid w:val="00E139EA"/>
    <w:rPr>
      <w:b/>
      <w:bCs/>
    </w:rPr>
  </w:style>
  <w:style w:type="character" w:customStyle="1" w:styleId="annotationreferencePHPDOCX3">
    <w:name w:val="annotation reference PHPDOCX"/>
    <w:basedOn w:val="DefaultParagraphFontPHPDOCX"/>
    <w:uiPriority w:val="99"/>
    <w:semiHidden/>
    <w:unhideWhenUsed/>
    <w:rsid w:val="00E139EA"/>
    <w:rPr>
      <w:sz w:val="16"/>
      <w:szCs w:val="16"/>
    </w:rPr>
  </w:style>
  <w:style w:type="paragraph" w:customStyle="1" w:styleId="annotationtextPHPDOCX3">
    <w:name w:val="annotation text PHPDOCX"/>
    <w:basedOn w:val="Normal"/>
    <w:uiPriority w:val="99"/>
    <w:semiHidden/>
    <w:unhideWhenUsed/>
    <w:rsid w:val="00E139EA"/>
    <w:rPr>
      <w:sz w:val="20"/>
      <w:szCs w:val="20"/>
    </w:rPr>
  </w:style>
  <w:style w:type="paragraph" w:customStyle="1" w:styleId="annotationsubjectPHPDOCX3">
    <w:name w:val="annotation subject PHPDOCX"/>
    <w:basedOn w:val="annotationtextPHPDOCX3"/>
    <w:next w:val="annotationtextPHPDOCX3"/>
    <w:uiPriority w:val="99"/>
    <w:semiHidden/>
    <w:unhideWhenUsed/>
    <w:rsid w:val="00E139EA"/>
    <w:rPr>
      <w:b/>
      <w:bCs/>
    </w:rPr>
  </w:style>
  <w:style w:type="paragraph" w:styleId="NormalWeb">
    <w:name w:val="Normal (Web)"/>
    <w:basedOn w:val="Normal"/>
    <w:uiPriority w:val="99"/>
    <w:semiHidden/>
    <w:unhideWhenUsed/>
    <w:rsid w:val="00717359"/>
  </w:style>
  <w:style w:type="character" w:customStyle="1" w:styleId="annotationreferencePHPDOCX4">
    <w:name w:val="annotation reference PHPDOCX"/>
    <w:basedOn w:val="DefaultParagraphFontPHPDOCX"/>
    <w:uiPriority w:val="99"/>
    <w:semiHidden/>
    <w:unhideWhenUsed/>
    <w:rsid w:val="00E139EA"/>
    <w:rPr>
      <w:sz w:val="16"/>
      <w:szCs w:val="16"/>
    </w:rPr>
  </w:style>
  <w:style w:type="paragraph" w:customStyle="1" w:styleId="annotationtextPHPDOCX4">
    <w:name w:val="annotation text PHPDOCX"/>
    <w:basedOn w:val="Normal"/>
    <w:uiPriority w:val="99"/>
    <w:semiHidden/>
    <w:unhideWhenUsed/>
    <w:rsid w:val="00E139EA"/>
    <w:rPr>
      <w:sz w:val="20"/>
      <w:szCs w:val="20"/>
    </w:rPr>
  </w:style>
  <w:style w:type="paragraph" w:customStyle="1" w:styleId="annotationsubjectPHPDOCX4">
    <w:name w:val="annotation subject PHPDOCX"/>
    <w:basedOn w:val="annotationtextPHPDOCX4"/>
    <w:next w:val="annotationtextPHPDOCX4"/>
    <w:uiPriority w:val="99"/>
    <w:semiHidden/>
    <w:unhideWhenUsed/>
    <w:rsid w:val="00E139EA"/>
    <w:rPr>
      <w:b/>
      <w:bCs/>
    </w:rPr>
  </w:style>
  <w:style w:type="character" w:customStyle="1" w:styleId="DefaultParagraphFontPHPDOCX">
    <w:name w:val="Default Paragraph Font PHPDOCX"/>
    <w:uiPriority w:val="1"/>
    <w:semiHidden/>
    <w:unhideWhenUsed/>
  </w:style>
  <w:style w:type="paragraph" w:customStyle="1" w:styleId="ListParagraphPHPDOCX">
    <w:name w:val="List Paragraph PHPDOCX"/>
    <w:basedOn w:val="Normal"/>
    <w:uiPriority w:val="34"/>
    <w:qFormat/>
    <w:rsid w:val="00DF064E"/>
    <w:pPr>
      <w:ind w:left="720"/>
      <w:contextualSpacing/>
    </w:pPr>
  </w:style>
  <w:style w:type="paragraph" w:customStyle="1" w:styleId="TitlePHPDOCX">
    <w:name w:val="Title PHPDOCX"/>
    <w:basedOn w:val="Normal"/>
    <w:next w:val="Normal"/>
    <w:link w:val="TitleCarPHPDOCX"/>
    <w:uiPriority w:val="10"/>
    <w:qFormat/>
    <w:rsid w:val="00DF064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arPHPDOCX">
    <w:name w:val="Title Car PHPDOCX"/>
    <w:basedOn w:val="DefaultParagraphFontPHPDOCX"/>
    <w:link w:val="TitlePHPDOCX"/>
    <w:uiPriority w:val="10"/>
    <w:rsid w:val="00DF064E"/>
    <w:rPr>
      <w:rFonts w:asciiTheme="majorHAnsi" w:eastAsiaTheme="majorEastAsia" w:hAnsiTheme="majorHAnsi" w:cstheme="majorBidi"/>
      <w:color w:val="17365D" w:themeColor="text2" w:themeShade="BF"/>
      <w:spacing w:val="5"/>
      <w:kern w:val="28"/>
      <w:sz w:val="52"/>
      <w:szCs w:val="52"/>
    </w:rPr>
  </w:style>
  <w:style w:type="paragraph" w:customStyle="1" w:styleId="SubtitlePHPDOCX">
    <w:name w:val="Subtitle PHPDOCX"/>
    <w:basedOn w:val="Normal"/>
    <w:next w:val="Normal"/>
    <w:link w:val="SubtitleCarPHPDOCX"/>
    <w:uiPriority w:val="11"/>
    <w:qFormat/>
    <w:rsid w:val="00DF064E"/>
    <w:pPr>
      <w:numPr>
        <w:ilvl w:val="1"/>
      </w:numPr>
    </w:pPr>
    <w:rPr>
      <w:rFonts w:asciiTheme="majorHAnsi" w:eastAsiaTheme="majorEastAsia" w:hAnsiTheme="majorHAnsi" w:cstheme="majorBidi"/>
      <w:i/>
      <w:iCs/>
      <w:color w:val="4F81BD" w:themeColor="accent1"/>
      <w:spacing w:val="15"/>
    </w:rPr>
  </w:style>
  <w:style w:type="character" w:customStyle="1" w:styleId="SubtitleCarPHPDOCX">
    <w:name w:val="Subtitle Car PHPDOCX"/>
    <w:basedOn w:val="DefaultParagraphFontPHPDOCX"/>
    <w:link w:val="SubtitlePHPDOCX"/>
    <w:uiPriority w:val="11"/>
    <w:rsid w:val="00DF064E"/>
    <w:rPr>
      <w:rFonts w:asciiTheme="majorHAnsi" w:eastAsiaTheme="majorEastAsia" w:hAnsiTheme="majorHAnsi" w:cstheme="majorBidi"/>
      <w:i/>
      <w:iCs/>
      <w:color w:val="4F81BD" w:themeColor="accent1"/>
      <w:spacing w:val="15"/>
      <w:sz w:val="24"/>
      <w:szCs w:val="24"/>
    </w:rPr>
  </w:style>
  <w:style w:type="table" w:customStyle="1" w:styleId="NormalTablePHPDOCX">
    <w:name w:val="Normal Table PHPDOCX"/>
    <w:uiPriority w:val="99"/>
    <w:semiHidden/>
    <w:unhideWhenUsed/>
    <w:qFormat/>
    <w:pPr>
      <w:spacing w:after="0" w:line="240" w:lineRule="auto"/>
    </w:pPr>
    <w:tblPr>
      <w:tblInd w:w="0" w:type="dxa"/>
      <w:tblCellMar>
        <w:top w:w="0" w:type="dxa"/>
        <w:left w:w="108" w:type="dxa"/>
        <w:bottom w:w="0" w:type="dxa"/>
        <w:right w:w="108" w:type="dxa"/>
      </w:tblCellMar>
    </w:tblPr>
  </w:style>
  <w:style w:type="table" w:customStyle="1" w:styleId="TableGridPHPDOCX">
    <w:name w:val="Table Grid PHPDOCX"/>
    <w:uiPriority w:val="59"/>
    <w:rsid w:val="00493A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nnotationreferencePHPDOCX5">
    <w:name w:val="annotation reference PHPDOCX"/>
    <w:basedOn w:val="DefaultParagraphFontPHPDOCX"/>
    <w:uiPriority w:val="99"/>
    <w:semiHidden/>
    <w:unhideWhenUsed/>
    <w:rsid w:val="00E139EA"/>
    <w:rPr>
      <w:sz w:val="16"/>
      <w:szCs w:val="16"/>
    </w:rPr>
  </w:style>
  <w:style w:type="paragraph" w:customStyle="1" w:styleId="annotationtextPHPDOCX5">
    <w:name w:val="annotation text PHPDOCX"/>
    <w:basedOn w:val="Normal"/>
    <w:link w:val="CommentTextCharPHPDOCX"/>
    <w:uiPriority w:val="99"/>
    <w:semiHidden/>
    <w:unhideWhenUsed/>
    <w:rsid w:val="00E139EA"/>
    <w:rPr>
      <w:sz w:val="20"/>
      <w:szCs w:val="20"/>
    </w:rPr>
  </w:style>
  <w:style w:type="character" w:customStyle="1" w:styleId="CommentTextCharPHPDOCX">
    <w:name w:val="Comment Text Char PHPDOCX"/>
    <w:basedOn w:val="DefaultParagraphFontPHPDOCX"/>
    <w:link w:val="annotationtextPHPDOCX5"/>
    <w:uiPriority w:val="99"/>
    <w:semiHidden/>
    <w:rsid w:val="00E139EA"/>
    <w:rPr>
      <w:sz w:val="20"/>
      <w:szCs w:val="20"/>
    </w:rPr>
  </w:style>
  <w:style w:type="paragraph" w:customStyle="1" w:styleId="annotationsubjectPHPDOCX5">
    <w:name w:val="annotation subject PHPDOCX"/>
    <w:basedOn w:val="annotationtextPHPDOCX5"/>
    <w:next w:val="annotationtextPHPDOCX5"/>
    <w:link w:val="CommentSubjectCharPHPDOCX"/>
    <w:uiPriority w:val="99"/>
    <w:semiHidden/>
    <w:unhideWhenUsed/>
    <w:rsid w:val="00E139EA"/>
    <w:rPr>
      <w:b/>
      <w:bCs/>
    </w:rPr>
  </w:style>
  <w:style w:type="character" w:customStyle="1" w:styleId="CommentSubjectCharPHPDOCX">
    <w:name w:val="Comment Subject Char PHPDOCX"/>
    <w:basedOn w:val="CommentTextCharPHPDOCX"/>
    <w:link w:val="annotationsubjectPHPDOCX5"/>
    <w:uiPriority w:val="99"/>
    <w:semiHidden/>
    <w:rsid w:val="00E139EA"/>
    <w:rPr>
      <w:b/>
      <w:bCs/>
      <w:sz w:val="20"/>
      <w:szCs w:val="20"/>
    </w:rPr>
  </w:style>
  <w:style w:type="paragraph" w:customStyle="1" w:styleId="BalloonTextPHPDOCX">
    <w:name w:val="Balloon Text PHPDOCX"/>
    <w:basedOn w:val="Normal"/>
    <w:link w:val="BalloonTextCharPHPDOCX"/>
    <w:uiPriority w:val="99"/>
    <w:semiHidden/>
    <w:unhideWhenUsed/>
    <w:rsid w:val="00E139EA"/>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sid w:val="00E139EA"/>
    <w:rPr>
      <w:rFonts w:ascii="Tahoma" w:hAnsi="Tahoma" w:cs="Tahoma"/>
      <w:sz w:val="16"/>
      <w:szCs w:val="16"/>
    </w:rPr>
  </w:style>
  <w:style w:type="paragraph" w:customStyle="1" w:styleId="footnoteTextPHPDOCX">
    <w:name w:val="footnote Text PHPDOCX"/>
    <w:basedOn w:val="Normal"/>
    <w:link w:val="footnoteTextCarPHPDOCX"/>
    <w:uiPriority w:val="99"/>
    <w:semiHidden/>
    <w:unhideWhenUsed/>
    <w:rsid w:val="006E0FDA"/>
    <w:rPr>
      <w:sz w:val="20"/>
      <w:szCs w:val="20"/>
    </w:rPr>
  </w:style>
  <w:style w:type="character" w:customStyle="1" w:styleId="footnoteTextCarPHPDOCX">
    <w:name w:val="footnote Text Car PHPDOCX"/>
    <w:basedOn w:val="DefaultParagraphFontPHPDOCX"/>
    <w:link w:val="footnoteTextPHPDOCX"/>
    <w:uiPriority w:val="99"/>
    <w:semiHidden/>
    <w:rsid w:val="006E0FDA"/>
    <w:rPr>
      <w:sz w:val="20"/>
      <w:szCs w:val="20"/>
    </w:rPr>
  </w:style>
  <w:style w:type="character" w:customStyle="1" w:styleId="footnoteReferencePHPDOCX">
    <w:name w:val="footnote Reference PHPDOCX"/>
    <w:basedOn w:val="DefaultParagraphFontPHPDOCX"/>
    <w:uiPriority w:val="99"/>
    <w:semiHidden/>
    <w:unhideWhenUsed/>
    <w:rsid w:val="006E0FDA"/>
    <w:rPr>
      <w:vertAlign w:val="superscript"/>
    </w:rPr>
  </w:style>
  <w:style w:type="paragraph" w:customStyle="1" w:styleId="endnoteTextPHPDOCX">
    <w:name w:val="endnote Text PHPDOCX"/>
    <w:basedOn w:val="Normal"/>
    <w:link w:val="endnoteTextCarPHPDOCX"/>
    <w:uiPriority w:val="99"/>
    <w:semiHidden/>
    <w:unhideWhenUsed/>
    <w:rsid w:val="006E0FDA"/>
    <w:rPr>
      <w:sz w:val="20"/>
      <w:szCs w:val="20"/>
    </w:rPr>
  </w:style>
  <w:style w:type="character" w:customStyle="1" w:styleId="endnoteTextCarPHPDOCX">
    <w:name w:val="endnote Text Car PHPDOCX"/>
    <w:basedOn w:val="DefaultParagraphFontPHPDOCX"/>
    <w:link w:val="endnoteTextPHPDOCX"/>
    <w:uiPriority w:val="99"/>
    <w:semiHidden/>
    <w:rsid w:val="006E0FDA"/>
    <w:rPr>
      <w:sz w:val="20"/>
      <w:szCs w:val="20"/>
    </w:rPr>
  </w:style>
  <w:style w:type="character" w:customStyle="1" w:styleId="endnoteReferencePHPDOCX">
    <w:name w:val="endnote Reference PHPDOCX"/>
    <w:basedOn w:val="DefaultParagraphFontPHPDOCX"/>
    <w:uiPriority w:val="99"/>
    <w:semiHidden/>
    <w:unhideWhenUsed/>
    <w:rsid w:val="006E0FDA"/>
    <w:rPr>
      <w:vertAlign w:val="superscript"/>
    </w:rPr>
  </w:style>
  <w:style w:type="character" w:customStyle="1" w:styleId="ListParagraphChar">
    <w:name w:val="List Paragraph Char"/>
    <w:aliases w:val="AB List 1 Char,Annexure Char,Bullet 05 Char,Bullet paragraph Char,Bullets Char,Heading 911 Char,Heading 92 Char,Johan bulletList Paragraph Char,Level 1 Listing Char,List Paragraph 2 Char,List Paragraph1 Char,Liste 1 Char,Sc Char"/>
    <w:link w:val="ListParagraph"/>
    <w:uiPriority w:val="34"/>
    <w:qFormat/>
    <w:rsid w:val="00151DBD"/>
    <w:rPr>
      <w:rFonts w:ascii="Calibri" w:eastAsia="Calibri" w:hAnsi="Calibri" w:cs="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559855">
      <w:bodyDiv w:val="1"/>
      <w:marLeft w:val="0"/>
      <w:marRight w:val="0"/>
      <w:marTop w:val="0"/>
      <w:marBottom w:val="0"/>
      <w:divBdr>
        <w:top w:val="none" w:sz="0" w:space="0" w:color="auto"/>
        <w:left w:val="none" w:sz="0" w:space="0" w:color="auto"/>
        <w:bottom w:val="none" w:sz="0" w:space="0" w:color="auto"/>
        <w:right w:val="none" w:sz="0" w:space="0" w:color="auto"/>
      </w:divBdr>
    </w:div>
    <w:div w:id="538397003">
      <w:bodyDiv w:val="1"/>
      <w:marLeft w:val="0"/>
      <w:marRight w:val="0"/>
      <w:marTop w:val="0"/>
      <w:marBottom w:val="0"/>
      <w:divBdr>
        <w:top w:val="none" w:sz="0" w:space="0" w:color="auto"/>
        <w:left w:val="none" w:sz="0" w:space="0" w:color="auto"/>
        <w:bottom w:val="none" w:sz="0" w:space="0" w:color="auto"/>
        <w:right w:val="none" w:sz="0" w:space="0" w:color="auto"/>
      </w:divBdr>
    </w:div>
    <w:div w:id="900597428">
      <w:bodyDiv w:val="1"/>
      <w:marLeft w:val="0"/>
      <w:marRight w:val="0"/>
      <w:marTop w:val="0"/>
      <w:marBottom w:val="0"/>
      <w:divBdr>
        <w:top w:val="none" w:sz="0" w:space="0" w:color="auto"/>
        <w:left w:val="none" w:sz="0" w:space="0" w:color="auto"/>
        <w:bottom w:val="none" w:sz="0" w:space="0" w:color="auto"/>
        <w:right w:val="none" w:sz="0" w:space="0" w:color="auto"/>
      </w:divBdr>
    </w:div>
    <w:div w:id="1127507223">
      <w:bodyDiv w:val="1"/>
      <w:marLeft w:val="0"/>
      <w:marRight w:val="0"/>
      <w:marTop w:val="0"/>
      <w:marBottom w:val="0"/>
      <w:divBdr>
        <w:top w:val="none" w:sz="0" w:space="0" w:color="auto"/>
        <w:left w:val="none" w:sz="0" w:space="0" w:color="auto"/>
        <w:bottom w:val="none" w:sz="0" w:space="0" w:color="auto"/>
        <w:right w:val="none" w:sz="0" w:space="0" w:color="auto"/>
      </w:divBdr>
    </w:div>
    <w:div w:id="1545756819">
      <w:bodyDiv w:val="1"/>
      <w:marLeft w:val="0"/>
      <w:marRight w:val="0"/>
      <w:marTop w:val="0"/>
      <w:marBottom w:val="0"/>
      <w:divBdr>
        <w:top w:val="none" w:sz="0" w:space="0" w:color="auto"/>
        <w:left w:val="none" w:sz="0" w:space="0" w:color="auto"/>
        <w:bottom w:val="none" w:sz="0" w:space="0" w:color="auto"/>
        <w:right w:val="none" w:sz="0" w:space="0" w:color="auto"/>
      </w:divBdr>
    </w:div>
    <w:div w:id="204147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rotiviti.indiafinance@protivitiglobal.i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D2E4CF-6420-4FE0-BEA4-C56BA6702733}">
  <ds:schemaRefs>
    <ds:schemaRef ds:uri="http://schemas.openxmlformats.org/officeDocument/2006/bibliography"/>
  </ds:schemaRefs>
</ds:datastoreItem>
</file>

<file path=docMetadata/LabelInfo.xml><?xml version="1.0" encoding="utf-8"?>
<clbl:labelList xmlns:clbl="http://schemas.microsoft.com/office/2020/mipLabelMetadata">
  <clbl:label id="{a9d90964-91d3-4c01-ab00-563f95f00a38}" enabled="0" method="" siteId="{a9d90964-91d3-4c01-ab00-563f95f00a38}" removed="1"/>
</clbl:labelList>
</file>

<file path=docProps/app.xml><?xml version="1.0" encoding="utf-8"?>
<Properties xmlns="http://schemas.openxmlformats.org/officeDocument/2006/extended-properties" xmlns:vt="http://schemas.openxmlformats.org/officeDocument/2006/docPropsVTypes">
  <Template>Normal</Template>
  <TotalTime>167</TotalTime>
  <Pages>18</Pages>
  <Words>7411</Words>
  <Characters>40985</Characters>
  <Application>Microsoft Office Word</Application>
  <DocSecurity>0</DocSecurity>
  <Lines>694</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Elaine Paglinawan</dc:creator>
  <cp:lastModifiedBy>Dhrishti Parekh - Nuvama Group</cp:lastModifiedBy>
  <cp:revision>34</cp:revision>
  <cp:lastPrinted>2019-03-21T11:33:00Z</cp:lastPrinted>
  <dcterms:created xsi:type="dcterms:W3CDTF">2026-01-09T04:46:00Z</dcterms:created>
  <dcterms:modified xsi:type="dcterms:W3CDTF">2026-01-09T09:14:00Z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xzur Document Info">
    <vt:lpwstr>eyJtb2R1bGUiOiJjb250cmFjdCIsInBhcmVudF9pZCI6MTU2NTUsImRhdGFfY2VudGVyIjoiZnIiLCJpbnN0YW5jZV9pZCI6IjEzMzY5IiwiZG9jdW1lbnRfaWQiOjE2MTA5LCJtb2R1bGVfcmVjb3JkX2lkIjoxNzY5LCJkb2N1bWVudF9saW5lYWdlIjoiXC8xNTY1NVwvMTYxMDkiLCJpbnN0YWxsYXRpb25fdHlwZSI6Im9uLWNsb3VkIn0=</vt:lpwstr>
  </property>
  <property fmtid="{D5CDD505-2E9C-101B-9397-08002B2CF9AE}" pid="3" name="MSIP_Label_8f1f5d45-1543-4370-beb6-04289cc5d012_Enabled">
    <vt:lpwstr>true</vt:lpwstr>
  </property>
  <property fmtid="{D5CDD505-2E9C-101B-9397-08002B2CF9AE}" pid="4" name="MSIP_Label_8f1f5d45-1543-4370-beb6-04289cc5d012_SetDate">
    <vt:lpwstr>2025-07-07T13:19:10Z</vt:lpwstr>
  </property>
  <property fmtid="{D5CDD505-2E9C-101B-9397-08002B2CF9AE}" pid="5" name="MSIP_Label_8f1f5d45-1543-4370-beb6-04289cc5d012_Method">
    <vt:lpwstr>Standard</vt:lpwstr>
  </property>
  <property fmtid="{D5CDD505-2E9C-101B-9397-08002B2CF9AE}" pid="6" name="MSIP_Label_8f1f5d45-1543-4370-beb6-04289cc5d012_Name">
    <vt:lpwstr>Internal</vt:lpwstr>
  </property>
  <property fmtid="{D5CDD505-2E9C-101B-9397-08002B2CF9AE}" pid="7" name="MSIP_Label_8f1f5d45-1543-4370-beb6-04289cc5d012_SiteId">
    <vt:lpwstr>9201f936-0a1d-49af-82ee-4ee4345c1ad7</vt:lpwstr>
  </property>
  <property fmtid="{D5CDD505-2E9C-101B-9397-08002B2CF9AE}" pid="8" name="MSIP_Label_8f1f5d45-1543-4370-beb6-04289cc5d012_ActionId">
    <vt:lpwstr>01ecd7d1-1e81-4ca1-9da5-ba964f1ac3ca</vt:lpwstr>
  </property>
  <property fmtid="{D5CDD505-2E9C-101B-9397-08002B2CF9AE}" pid="9" name="MSIP_Label_8f1f5d45-1543-4370-beb6-04289cc5d012_ContentBits">
    <vt:lpwstr>0</vt:lpwstr>
  </property>
  <property fmtid="{D5CDD505-2E9C-101B-9397-08002B2CF9AE}" pid="10" name="MSIP_Label_8f1f5d45-1543-4370-beb6-04289cc5d012_Tag">
    <vt:lpwstr>10, 3, 0, 1</vt:lpwstr>
  </property>
</Properties>
</file>